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B66F62" w14:textId="77777777" w:rsidR="007C0C7D" w:rsidRPr="00DF1310" w:rsidRDefault="003635E0" w:rsidP="00DB0BD2">
      <w:pPr>
        <w:pStyle w:val="Graphic"/>
      </w:pPr>
      <w:r>
        <w:t xml:space="preserve"> </w:t>
      </w:r>
    </w:p>
    <w:p w14:paraId="57DBC164" w14:textId="77777777" w:rsidR="00DB0BD2" w:rsidRPr="00DF1310" w:rsidRDefault="00DB0BD2" w:rsidP="00DB0BD2">
      <w:pPr>
        <w:pStyle w:val="Graphic"/>
      </w:pPr>
      <w:r w:rsidRPr="00DF1310">
        <w:rPr>
          <w:noProof/>
          <w:lang w:eastAsia="en-US"/>
        </w:rPr>
        <w:drawing>
          <wp:inline distT="0" distB="0" distL="0" distR="0" wp14:anchorId="791CAD33" wp14:editId="5C2D647A">
            <wp:extent cx="5715000" cy="3818779"/>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715000" cy="3818779"/>
                    </a:xfrm>
                    <a:prstGeom prst="rect">
                      <a:avLst/>
                    </a:prstGeom>
                    <a:noFill/>
                    <a:ln w="9525">
                      <a:noFill/>
                      <a:miter lim="800000"/>
                      <a:headEnd/>
                      <a:tailEnd/>
                    </a:ln>
                  </pic:spPr>
                </pic:pic>
              </a:graphicData>
            </a:graphic>
          </wp:inline>
        </w:drawing>
      </w:r>
    </w:p>
    <w:p w14:paraId="2496FB69" w14:textId="77777777" w:rsidR="00DB0BD2" w:rsidRPr="00DF1310" w:rsidRDefault="00DB0BD2" w:rsidP="00DB0BD2"/>
    <w:p w14:paraId="4F37BC11" w14:textId="77777777" w:rsidR="00DB0BD2" w:rsidRPr="00DF1310" w:rsidRDefault="00DB0BD2" w:rsidP="00DB0BD2"/>
    <w:p w14:paraId="2836B89C" w14:textId="001DFC2C" w:rsidR="00072FEB" w:rsidRPr="00DF1310" w:rsidRDefault="00625B8E" w:rsidP="00DB0BD2">
      <w:pPr>
        <w:pStyle w:val="BookTitle2"/>
        <w:rPr>
          <w:b/>
          <w:bCs/>
          <w:i w:val="0"/>
          <w:iCs w:val="0"/>
          <w:sz w:val="48"/>
        </w:rPr>
      </w:pPr>
      <w:r>
        <w:rPr>
          <w:b/>
          <w:bCs/>
          <w:i w:val="0"/>
          <w:iCs w:val="0"/>
          <w:sz w:val="48"/>
        </w:rPr>
        <w:t>Business Analytics with Power BI</w:t>
      </w:r>
    </w:p>
    <w:p w14:paraId="3B026D3A" w14:textId="4653568F" w:rsidR="00625B8E" w:rsidRPr="00625B8E" w:rsidRDefault="000A4616" w:rsidP="00625B8E">
      <w:pPr>
        <w:pStyle w:val="BookTitle2"/>
        <w:rPr>
          <w:bCs/>
          <w:i w:val="0"/>
          <w:iCs w:val="0"/>
          <w:sz w:val="48"/>
        </w:rPr>
      </w:pPr>
      <w:r>
        <w:rPr>
          <w:bCs/>
          <w:i w:val="0"/>
          <w:sz w:val="48"/>
        </w:rPr>
        <w:t>Module 3</w:t>
      </w:r>
      <w:r w:rsidR="00625B8E" w:rsidRPr="00625B8E">
        <w:rPr>
          <w:bCs/>
          <w:i w:val="0"/>
          <w:sz w:val="48"/>
        </w:rPr>
        <w:t xml:space="preserve"> </w:t>
      </w:r>
      <w:r w:rsidR="00A460F4">
        <w:rPr>
          <w:bCs/>
          <w:i w:val="0"/>
          <w:sz w:val="48"/>
        </w:rPr>
        <w:t>–</w:t>
      </w:r>
      <w:r w:rsidR="00625B8E" w:rsidRPr="00625B8E">
        <w:rPr>
          <w:bCs/>
          <w:i w:val="0"/>
          <w:iCs w:val="0"/>
          <w:sz w:val="48"/>
        </w:rPr>
        <w:t xml:space="preserve"> </w:t>
      </w:r>
      <w:r w:rsidRPr="00965D93">
        <w:rPr>
          <w:bCs/>
          <w:i w:val="0"/>
          <w:iCs w:val="0"/>
          <w:sz w:val="48"/>
        </w:rPr>
        <w:t>Predictive Analytics with Power BI and R</w:t>
      </w:r>
    </w:p>
    <w:p w14:paraId="1763AC65" w14:textId="1C0B42E3" w:rsidR="00DB0BD2" w:rsidRPr="00DF1310" w:rsidRDefault="00DB0BD2" w:rsidP="00625B8E">
      <w:pPr>
        <w:pStyle w:val="BookTitle2"/>
      </w:pPr>
      <w:r w:rsidRPr="00DF1310">
        <w:t xml:space="preserve">Student </w:t>
      </w:r>
      <w:r w:rsidR="00247242" w:rsidRPr="00DF1310">
        <w:t xml:space="preserve">Lab </w:t>
      </w:r>
      <w:r w:rsidR="002A2B02" w:rsidRPr="00DF1310">
        <w:t>Manual</w:t>
      </w:r>
      <w:r w:rsidR="004567EC">
        <w:t xml:space="preserve"> – Lab 1</w:t>
      </w:r>
      <w:r w:rsidR="0047109E">
        <w:t xml:space="preserve"> – </w:t>
      </w:r>
      <w:r w:rsidR="00A460F4">
        <w:t>Introduction to R</w:t>
      </w:r>
    </w:p>
    <w:p w14:paraId="65D96785" w14:textId="77777777" w:rsidR="00DB0BD2" w:rsidRPr="00DF1310" w:rsidRDefault="00DB0BD2" w:rsidP="00FE1DB8">
      <w:pPr>
        <w:pStyle w:val="BookVersion"/>
      </w:pPr>
      <w:r w:rsidRPr="00DF1310">
        <w:t xml:space="preserve">Version </w:t>
      </w:r>
      <w:r w:rsidR="00085690" w:rsidRPr="00DF1310">
        <w:t>1</w:t>
      </w:r>
      <w:r w:rsidRPr="00DF1310">
        <w:t>.</w:t>
      </w:r>
      <w:r w:rsidR="00085690" w:rsidRPr="00DF1310">
        <w:t>0</w:t>
      </w:r>
    </w:p>
    <w:p w14:paraId="09EA0619" w14:textId="77777777" w:rsidR="000B572F" w:rsidRPr="003D43D3" w:rsidRDefault="00DB0BD2" w:rsidP="000B572F">
      <w:pPr>
        <w:spacing w:after="200" w:line="276" w:lineRule="auto"/>
      </w:pPr>
      <w:r w:rsidRPr="00DF1310">
        <w:br w:type="page"/>
      </w:r>
      <w:r w:rsidR="000B572F" w:rsidRPr="003D43D3">
        <w:rPr>
          <w:rFonts w:ascii="Arial" w:hAnsi="Arial"/>
          <w:b/>
          <w:sz w:val="16"/>
          <w:szCs w:val="16"/>
        </w:rPr>
        <w:lastRenderedPageBreak/>
        <w:t>Conditions and Terms of Use</w:t>
      </w:r>
    </w:p>
    <w:p w14:paraId="71F8B3AA" w14:textId="77777777" w:rsidR="000B572F" w:rsidRPr="003D43D3" w:rsidRDefault="000B572F" w:rsidP="000B572F">
      <w:pPr>
        <w:spacing w:line="200" w:lineRule="exact"/>
        <w:rPr>
          <w:rFonts w:ascii="Arial" w:hAnsi="Arial"/>
          <w:b/>
          <w:sz w:val="16"/>
          <w:szCs w:val="16"/>
        </w:rPr>
      </w:pPr>
      <w:r w:rsidRPr="003D43D3">
        <w:rPr>
          <w:rFonts w:ascii="Arial" w:hAnsi="Arial"/>
          <w:b/>
          <w:sz w:val="16"/>
          <w:szCs w:val="16"/>
        </w:rPr>
        <w:t>Microsoft Confidential</w:t>
      </w:r>
    </w:p>
    <w:p w14:paraId="6D116A24" w14:textId="77777777" w:rsidR="000B572F" w:rsidRPr="003D43D3" w:rsidRDefault="000B572F" w:rsidP="000B572F">
      <w:pPr>
        <w:spacing w:line="200" w:lineRule="exact"/>
        <w:rPr>
          <w:rFonts w:ascii="Arial" w:hAnsi="Arial"/>
          <w:sz w:val="16"/>
          <w:szCs w:val="16"/>
          <w:lang w:val="en-IN"/>
        </w:rPr>
      </w:pPr>
      <w:r w:rsidRPr="003D43D3">
        <w:rPr>
          <w:rFonts w:ascii="Arial" w:hAnsi="Arial"/>
          <w:sz w:val="16"/>
          <w:szCs w:val="16"/>
        </w:rPr>
        <w:t>This training package is proprietary and confidential, and is intended only for uses described in the training materials. Content and software is provided to you under a Non-Disclosure Agreement and cannot be distributed. Copying or disclosing all or any portion of the content and/or software included in such packages is strictly prohibited.</w:t>
      </w:r>
    </w:p>
    <w:p w14:paraId="5021E661" w14:textId="77777777" w:rsidR="000B572F" w:rsidRPr="003D43D3" w:rsidRDefault="000B572F" w:rsidP="000B572F">
      <w:pPr>
        <w:spacing w:line="200" w:lineRule="exact"/>
        <w:rPr>
          <w:rFonts w:ascii="Arial" w:hAnsi="Arial"/>
          <w:sz w:val="16"/>
          <w:szCs w:val="16"/>
          <w:lang w:val="en-IN"/>
        </w:rPr>
      </w:pPr>
      <w:r w:rsidRPr="003D43D3">
        <w:rPr>
          <w:rFonts w:ascii="Arial" w:hAnsi="Arial"/>
          <w:sz w:val="16"/>
          <w:szCs w:val="16"/>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3F900875" w14:textId="77777777" w:rsidR="000B572F" w:rsidRPr="003D43D3" w:rsidRDefault="000B572F" w:rsidP="000B572F">
      <w:pPr>
        <w:spacing w:line="200" w:lineRule="exact"/>
        <w:rPr>
          <w:rFonts w:ascii="Arial" w:hAnsi="Arial"/>
          <w:sz w:val="16"/>
          <w:szCs w:val="16"/>
          <w:lang w:val="en-IN"/>
        </w:rPr>
      </w:pPr>
      <w:r w:rsidRPr="003D43D3">
        <w:rPr>
          <w:rFonts w:ascii="Arial" w:hAnsi="Arial"/>
          <w:sz w:val="16"/>
          <w:szCs w:val="16"/>
        </w:rPr>
        <w:t>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w:t>
      </w:r>
    </w:p>
    <w:p w14:paraId="13A13597" w14:textId="77777777" w:rsidR="000B572F" w:rsidRPr="003D43D3" w:rsidRDefault="000B572F" w:rsidP="000B572F">
      <w:pPr>
        <w:spacing w:line="200" w:lineRule="exact"/>
        <w:rPr>
          <w:rFonts w:ascii="Arial" w:hAnsi="Arial"/>
          <w:sz w:val="16"/>
          <w:szCs w:val="16"/>
        </w:rPr>
      </w:pPr>
    </w:p>
    <w:p w14:paraId="2A91A777" w14:textId="77777777" w:rsidR="000B572F" w:rsidRPr="003D43D3" w:rsidRDefault="000B572F" w:rsidP="000B572F">
      <w:pPr>
        <w:spacing w:after="200" w:line="276" w:lineRule="auto"/>
        <w:ind w:left="0"/>
        <w:rPr>
          <w:rFonts w:ascii="Arial" w:hAnsi="Arial"/>
          <w:b/>
          <w:bCs/>
          <w:sz w:val="16"/>
          <w:szCs w:val="16"/>
        </w:rPr>
      </w:pPr>
      <w:r w:rsidRPr="003D43D3">
        <w:rPr>
          <w:rFonts w:ascii="Arial" w:hAnsi="Arial"/>
          <w:b/>
          <w:bCs/>
          <w:sz w:val="16"/>
          <w:szCs w:val="16"/>
        </w:rPr>
        <w:br w:type="page"/>
      </w:r>
    </w:p>
    <w:p w14:paraId="30D25041" w14:textId="77777777" w:rsidR="000B572F" w:rsidRPr="003D43D3" w:rsidRDefault="000B572F" w:rsidP="000B572F">
      <w:pPr>
        <w:spacing w:line="200" w:lineRule="exact"/>
        <w:rPr>
          <w:rFonts w:ascii="Arial" w:hAnsi="Arial"/>
          <w:sz w:val="16"/>
          <w:szCs w:val="16"/>
        </w:rPr>
      </w:pPr>
      <w:r w:rsidRPr="003D43D3">
        <w:rPr>
          <w:rFonts w:ascii="Arial" w:hAnsi="Arial"/>
          <w:b/>
          <w:bCs/>
          <w:sz w:val="16"/>
          <w:szCs w:val="16"/>
        </w:rPr>
        <w:lastRenderedPageBreak/>
        <w:t>Copyright and Trademarks</w:t>
      </w:r>
    </w:p>
    <w:p w14:paraId="0F5DA728" w14:textId="77777777" w:rsidR="000B572F" w:rsidRPr="003D43D3" w:rsidRDefault="000B572F" w:rsidP="000B572F">
      <w:pPr>
        <w:spacing w:line="200" w:lineRule="exact"/>
        <w:rPr>
          <w:rFonts w:ascii="Arial" w:hAnsi="Arial"/>
          <w:sz w:val="16"/>
          <w:szCs w:val="16"/>
        </w:rPr>
      </w:pPr>
      <w:r w:rsidRPr="003D43D3">
        <w:rPr>
          <w:rFonts w:ascii="Arial" w:hAnsi="Arial"/>
          <w:sz w:val="16"/>
          <w:szCs w:val="16"/>
        </w:rPr>
        <w:t>© 2016 Microsoft Corporation. All rights reserved.</w:t>
      </w:r>
    </w:p>
    <w:p w14:paraId="16E25F55" w14:textId="77777777" w:rsidR="000B572F" w:rsidRPr="003D43D3" w:rsidRDefault="000B572F" w:rsidP="000B572F">
      <w:pPr>
        <w:spacing w:line="200" w:lineRule="exact"/>
        <w:rPr>
          <w:rFonts w:ascii="Arial" w:hAnsi="Arial"/>
          <w:sz w:val="16"/>
          <w:szCs w:val="16"/>
        </w:rPr>
      </w:pPr>
      <w:r w:rsidRPr="003D43D3">
        <w:rPr>
          <w:rFonts w:ascii="Arial" w:hAnsi="Arial"/>
          <w:sz w:val="16"/>
          <w:szCs w:val="16"/>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05700365" w14:textId="77777777" w:rsidR="000B572F" w:rsidRPr="003D43D3" w:rsidRDefault="000B572F" w:rsidP="000B572F">
      <w:pPr>
        <w:spacing w:line="200" w:lineRule="exact"/>
        <w:rPr>
          <w:rFonts w:ascii="Arial" w:hAnsi="Arial"/>
          <w:sz w:val="16"/>
          <w:szCs w:val="16"/>
        </w:rPr>
      </w:pPr>
      <w:r w:rsidRPr="003D43D3">
        <w:rPr>
          <w:rFonts w:ascii="Arial" w:hAnsi="Arial"/>
          <w:sz w:val="16"/>
          <w:szCs w:val="16"/>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353EE00E" w14:textId="77777777" w:rsidR="000B572F" w:rsidRPr="003D43D3" w:rsidRDefault="000B572F" w:rsidP="000B572F">
      <w:pPr>
        <w:spacing w:line="200" w:lineRule="exact"/>
        <w:rPr>
          <w:rFonts w:ascii="Arial" w:hAnsi="Arial"/>
          <w:sz w:val="16"/>
          <w:szCs w:val="16"/>
        </w:rPr>
      </w:pPr>
      <w:r w:rsidRPr="003D43D3">
        <w:rPr>
          <w:rFonts w:ascii="Arial" w:hAnsi="Arial"/>
          <w:sz w:val="16"/>
          <w:szCs w:val="16"/>
        </w:rPr>
        <w:t>For more information, see Use of Microsoft Copyrighted Content at</w:t>
      </w:r>
    </w:p>
    <w:p w14:paraId="482652ED" w14:textId="77777777" w:rsidR="000B572F" w:rsidRPr="003D43D3" w:rsidRDefault="00074BCB" w:rsidP="000B572F">
      <w:pPr>
        <w:spacing w:line="200" w:lineRule="exact"/>
        <w:rPr>
          <w:rFonts w:ascii="Arial" w:hAnsi="Arial"/>
          <w:sz w:val="16"/>
          <w:szCs w:val="16"/>
        </w:rPr>
      </w:pPr>
      <w:hyperlink r:id="rId13" w:history="1">
        <w:r w:rsidR="000B572F" w:rsidRPr="003D43D3">
          <w:rPr>
            <w:rFonts w:ascii="Arial" w:hAnsi="Arial"/>
            <w:color w:val="0000FF"/>
            <w:sz w:val="16"/>
            <w:szCs w:val="16"/>
          </w:rPr>
          <w:t>http://www.microsoft.com/en-us/legal/intellectualproperty/Permissions/default.aspx</w:t>
        </w:r>
      </w:hyperlink>
    </w:p>
    <w:p w14:paraId="01481FC6" w14:textId="77777777" w:rsidR="000B572F" w:rsidRPr="003D43D3" w:rsidRDefault="000B572F" w:rsidP="000B572F">
      <w:pPr>
        <w:spacing w:line="200" w:lineRule="exact"/>
        <w:rPr>
          <w:rFonts w:ascii="Arial" w:hAnsi="Arial"/>
          <w:sz w:val="16"/>
          <w:szCs w:val="16"/>
        </w:rPr>
      </w:pPr>
      <w:r w:rsidRPr="003D43D3">
        <w:rPr>
          <w:rFonts w:ascii="Arial" w:hAnsi="Arial"/>
          <w:sz w:val="16"/>
          <w:szCs w:val="16"/>
        </w:rPr>
        <w:t>DirectX, Hyper-V, Internet Explorer, Microsoft, Outlook, OneDrive, SQL Server, Windows, Microsoft Azure, Windows PowerShell, Windows Server, Windows Vista, and Zune are either registered trademarks or trademarks of Microsoft Corporation in the United States and/or other countries. Other Microsoft products mentioned herein may be either registered trademarks or trademarks of Microsoft Corporation in the United States and/or other countries. All other trademarks are property of their respective owners.</w:t>
      </w:r>
    </w:p>
    <w:p w14:paraId="79269CB1" w14:textId="00A30B02" w:rsidR="00E93278" w:rsidRPr="00DF1310" w:rsidRDefault="00E93278" w:rsidP="000B572F">
      <w:pPr>
        <w:pStyle w:val="Legalese"/>
      </w:pPr>
    </w:p>
    <w:p w14:paraId="59563C18" w14:textId="77777777" w:rsidR="00E93278" w:rsidRPr="00DF1310" w:rsidRDefault="00E93278" w:rsidP="00E93278">
      <w:pPr>
        <w:pStyle w:val="Legalese"/>
      </w:pPr>
    </w:p>
    <w:p w14:paraId="5C4C400E" w14:textId="77777777" w:rsidR="00E93278" w:rsidRPr="00DF1310" w:rsidRDefault="00E93278" w:rsidP="00E93278">
      <w:pPr>
        <w:pStyle w:val="Legalese"/>
      </w:pPr>
    </w:p>
    <w:p w14:paraId="74424308" w14:textId="77777777" w:rsidR="00DB0BD2" w:rsidRPr="00DF1310" w:rsidRDefault="00DB0BD2" w:rsidP="00DB0BD2"/>
    <w:p w14:paraId="2D1283F7" w14:textId="77777777" w:rsidR="008B5BBC" w:rsidRPr="00DF1310" w:rsidRDefault="008B5BBC" w:rsidP="00DB0BD2"/>
    <w:p w14:paraId="3A5D7086" w14:textId="77777777" w:rsidR="008B5BBC" w:rsidRPr="00DF1310" w:rsidRDefault="008B5BBC" w:rsidP="008B5BBC">
      <w:pPr>
        <w:tabs>
          <w:tab w:val="left" w:pos="4169"/>
        </w:tabs>
      </w:pPr>
      <w:r w:rsidRPr="00DF1310">
        <w:tab/>
      </w:r>
    </w:p>
    <w:p w14:paraId="2DB29DB2" w14:textId="77777777" w:rsidR="008B5BBC" w:rsidRPr="00DF1310" w:rsidRDefault="008B5BBC" w:rsidP="008B5BBC"/>
    <w:p w14:paraId="40E618FB" w14:textId="77777777" w:rsidR="00DB0BD2" w:rsidRPr="00DF1310" w:rsidRDefault="00DB0BD2" w:rsidP="008B5BBC">
      <w:pPr>
        <w:sectPr w:rsidR="00DB0BD2" w:rsidRPr="00DF1310" w:rsidSect="00A17AA4">
          <w:headerReference w:type="even" r:id="rId14"/>
          <w:headerReference w:type="default" r:id="rId15"/>
          <w:footerReference w:type="even" r:id="rId16"/>
          <w:footerReference w:type="default" r:id="rId17"/>
          <w:headerReference w:type="first" r:id="rId18"/>
          <w:footerReference w:type="first" r:id="rId19"/>
          <w:type w:val="oddPage"/>
          <w:pgSz w:w="12240" w:h="15840" w:code="1"/>
          <w:pgMar w:top="1440" w:right="1800" w:bottom="1440" w:left="1440" w:header="720" w:footer="432" w:gutter="0"/>
          <w:cols w:space="720"/>
          <w:titlePg/>
          <w:docGrid w:linePitch="360"/>
        </w:sectPr>
      </w:pPr>
    </w:p>
    <w:p w14:paraId="56591E8A" w14:textId="5B8C7FCA" w:rsidR="00DB0BD2" w:rsidRPr="00625B8E" w:rsidRDefault="005168C3" w:rsidP="00DB0BD2">
      <w:pPr>
        <w:pStyle w:val="DocumentTitle"/>
      </w:pPr>
      <w:bookmarkStart w:id="0" w:name="_Toc153613710"/>
      <w:bookmarkStart w:id="1" w:name="_Toc153614909"/>
      <w:bookmarkStart w:id="2" w:name="_Toc153892611"/>
      <w:bookmarkStart w:id="3" w:name="_Toc117919053"/>
      <w:bookmarkStart w:id="4" w:name="_Toc297105303"/>
      <w:r>
        <w:lastRenderedPageBreak/>
        <w:t xml:space="preserve">Module </w:t>
      </w:r>
      <w:r w:rsidR="00202512">
        <w:t>3</w:t>
      </w:r>
      <w:r w:rsidR="00625B8E" w:rsidRPr="00625B8E">
        <w:t xml:space="preserve"> </w:t>
      </w:r>
      <w:r w:rsidR="00625B8E">
        <w:br/>
      </w:r>
      <w:r w:rsidR="009F314C">
        <w:br/>
      </w:r>
      <w:r w:rsidR="00202512" w:rsidRPr="00202512">
        <w:t>Predictive Analytics with Power BI and R</w:t>
      </w:r>
      <w:r w:rsidR="009F314C">
        <w:br/>
      </w:r>
      <w:r w:rsidR="009F314C">
        <w:br/>
        <w:t xml:space="preserve">Lab 1 – </w:t>
      </w:r>
      <w:r w:rsidR="00DB0BD2" w:rsidRPr="00625B8E">
        <w:rPr>
          <w:noProof/>
          <w:lang w:eastAsia="en-US"/>
        </w:rPr>
        <w:drawing>
          <wp:anchor distT="0" distB="0" distL="114300" distR="114300" simplePos="0" relativeHeight="251654144" behindDoc="1" locked="0" layoutInCell="1" allowOverlap="1" wp14:anchorId="21F58AAC" wp14:editId="5103F7BC">
            <wp:simplePos x="0" y="0"/>
            <wp:positionH relativeFrom="column">
              <wp:posOffset>4191000</wp:posOffset>
            </wp:positionH>
            <wp:positionV relativeFrom="paragraph">
              <wp:posOffset>1828800</wp:posOffset>
            </wp:positionV>
            <wp:extent cx="1952625" cy="4572000"/>
            <wp:effectExtent l="19050" t="0" r="9525" b="0"/>
            <wp:wrapNone/>
            <wp:docPr id="6" name="Picture 84" descr="Print_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Print_Splash"/>
                    <pic:cNvPicPr>
                      <a:picLocks noChangeAspect="1" noChangeArrowheads="1"/>
                    </pic:cNvPicPr>
                  </pic:nvPicPr>
                  <pic:blipFill>
                    <a:blip r:embed="rId20" cstate="print"/>
                    <a:srcRect/>
                    <a:stretch>
                      <a:fillRect/>
                    </a:stretch>
                  </pic:blipFill>
                  <pic:spPr bwMode="auto">
                    <a:xfrm>
                      <a:off x="0" y="0"/>
                      <a:ext cx="1952625" cy="4572000"/>
                    </a:xfrm>
                    <a:prstGeom prst="rect">
                      <a:avLst/>
                    </a:prstGeom>
                    <a:noFill/>
                  </pic:spPr>
                </pic:pic>
              </a:graphicData>
            </a:graphic>
          </wp:anchor>
        </w:drawing>
      </w:r>
      <w:bookmarkEnd w:id="0"/>
      <w:bookmarkEnd w:id="1"/>
      <w:bookmarkEnd w:id="2"/>
      <w:bookmarkEnd w:id="3"/>
      <w:r w:rsidR="00DB0BD2" w:rsidRPr="00625B8E">
        <w:rPr>
          <w:noProof/>
          <w:lang w:eastAsia="en-US"/>
        </w:rPr>
        <w:drawing>
          <wp:anchor distT="0" distB="0" distL="114300" distR="114300" simplePos="0" relativeHeight="251660288" behindDoc="1" locked="0" layoutInCell="1" allowOverlap="1" wp14:anchorId="16E685DC" wp14:editId="2043BD04">
            <wp:simplePos x="0" y="0"/>
            <wp:positionH relativeFrom="column">
              <wp:posOffset>4229100</wp:posOffset>
            </wp:positionH>
            <wp:positionV relativeFrom="paragraph">
              <wp:posOffset>1828800</wp:posOffset>
            </wp:positionV>
            <wp:extent cx="1952625" cy="4572000"/>
            <wp:effectExtent l="19050" t="0" r="9525" b="0"/>
            <wp:wrapNone/>
            <wp:docPr id="8" name="Picture 2" descr="Print_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int_Splash"/>
                    <pic:cNvPicPr>
                      <a:picLocks noChangeAspect="1" noChangeArrowheads="1"/>
                    </pic:cNvPicPr>
                  </pic:nvPicPr>
                  <pic:blipFill>
                    <a:blip r:embed="rId20" cstate="print"/>
                    <a:srcRect/>
                    <a:stretch>
                      <a:fillRect/>
                    </a:stretch>
                  </pic:blipFill>
                  <pic:spPr bwMode="auto">
                    <a:xfrm>
                      <a:off x="0" y="0"/>
                      <a:ext cx="1952625" cy="4572000"/>
                    </a:xfrm>
                    <a:prstGeom prst="rect">
                      <a:avLst/>
                    </a:prstGeom>
                    <a:noFill/>
                    <a:ln w="9525">
                      <a:noFill/>
                      <a:miter lim="800000"/>
                      <a:headEnd/>
                      <a:tailEnd/>
                    </a:ln>
                  </pic:spPr>
                </pic:pic>
              </a:graphicData>
            </a:graphic>
          </wp:anchor>
        </w:drawing>
      </w:r>
      <w:bookmarkEnd w:id="4"/>
      <w:r w:rsidR="00A460F4" w:rsidRPr="00A460F4">
        <w:t xml:space="preserve"> </w:t>
      </w:r>
      <w:r>
        <w:t>Introduction to R</w:t>
      </w:r>
    </w:p>
    <w:p w14:paraId="33F5674E" w14:textId="77777777" w:rsidR="000F1F31" w:rsidRPr="00DF1310" w:rsidRDefault="000F1F31">
      <w:pPr>
        <w:spacing w:after="0" w:line="240" w:lineRule="auto"/>
        <w:ind w:left="0"/>
        <w:rPr>
          <w:rFonts w:ascii="Arial" w:hAnsi="Arial" w:cs="Tahoma"/>
          <w:b/>
          <w:bCs/>
          <w:kern w:val="32"/>
          <w:sz w:val="36"/>
          <w:szCs w:val="32"/>
        </w:rPr>
      </w:pPr>
      <w:bookmarkStart w:id="5" w:name="_Introduction"/>
      <w:bookmarkStart w:id="6" w:name="_Toc297105304"/>
      <w:bookmarkStart w:id="7" w:name="_Toc124148470"/>
      <w:bookmarkStart w:id="8" w:name="_Toc139350752"/>
      <w:bookmarkEnd w:id="5"/>
      <w:r w:rsidRPr="00DF1310">
        <w:br w:type="page"/>
      </w:r>
    </w:p>
    <w:bookmarkEnd w:id="6"/>
    <w:p w14:paraId="6888E6A3" w14:textId="298A6084" w:rsidR="00D41E87" w:rsidRPr="00DF1310" w:rsidRDefault="00CB579E" w:rsidP="000E0778">
      <w:pPr>
        <w:pStyle w:val="Heading1"/>
      </w:pPr>
      <w:r w:rsidRPr="00DF1310">
        <w:lastRenderedPageBreak/>
        <w:t xml:space="preserve">Lab 1: </w:t>
      </w:r>
      <w:r w:rsidR="005168C3">
        <w:t>Introduction to R</w:t>
      </w:r>
    </w:p>
    <w:p w14:paraId="6704EA1B" w14:textId="77777777" w:rsidR="00D41E87" w:rsidRPr="00DF1310" w:rsidRDefault="00D41E87" w:rsidP="00F474E3"/>
    <w:p w14:paraId="4296076B" w14:textId="77777777" w:rsidR="00D41E87" w:rsidRPr="00DF1310" w:rsidRDefault="00D41E87" w:rsidP="008A42E6">
      <w:pPr>
        <w:pStyle w:val="Heading3"/>
      </w:pPr>
      <w:r w:rsidRPr="00DF1310">
        <w:t>Introduction</w:t>
      </w:r>
    </w:p>
    <w:p w14:paraId="2D33E7B9" w14:textId="77777777" w:rsidR="00F067AD" w:rsidRDefault="00F067AD" w:rsidP="00A5675F">
      <w:pPr>
        <w:ind w:left="709"/>
      </w:pPr>
    </w:p>
    <w:p w14:paraId="10A76625" w14:textId="2D1489B2" w:rsidR="0084296E" w:rsidRDefault="0084296E" w:rsidP="00A5675F">
      <w:pPr>
        <w:ind w:left="709"/>
      </w:pPr>
      <w:r>
        <w:t xml:space="preserve">In this lab, you will </w:t>
      </w:r>
      <w:r w:rsidR="00B05A1A">
        <w:t xml:space="preserve">learn </w:t>
      </w:r>
      <w:r w:rsidR="005168C3">
        <w:t xml:space="preserve">the basics of </w:t>
      </w:r>
      <w:r w:rsidR="000B572F">
        <w:t xml:space="preserve">the </w:t>
      </w:r>
      <w:r w:rsidR="005168C3">
        <w:t xml:space="preserve">R language. There are two </w:t>
      </w:r>
      <w:r w:rsidR="00494737">
        <w:t>exercises</w:t>
      </w:r>
      <w:r w:rsidR="005168C3">
        <w:t xml:space="preserve"> in this lab: R programming, </w:t>
      </w:r>
      <w:r w:rsidR="00494737">
        <w:t>which</w:t>
      </w:r>
      <w:r w:rsidR="005168C3">
        <w:t xml:space="preserve"> will make you </w:t>
      </w:r>
      <w:r w:rsidR="00494737">
        <w:t>comfortable</w:t>
      </w:r>
      <w:r w:rsidR="005168C3">
        <w:t xml:space="preserve"> with </w:t>
      </w:r>
      <w:r w:rsidR="000B572F">
        <w:t xml:space="preserve">the </w:t>
      </w:r>
      <w:r w:rsidR="000B572F" w:rsidRPr="000B572F">
        <w:t>integrated development environment</w:t>
      </w:r>
      <w:r w:rsidR="000B572F">
        <w:t xml:space="preserve"> (</w:t>
      </w:r>
      <w:r w:rsidR="005168C3">
        <w:t>IDE</w:t>
      </w:r>
      <w:r w:rsidR="000B572F">
        <w:t>)</w:t>
      </w:r>
      <w:r w:rsidR="005168C3">
        <w:t xml:space="preserve"> and the language itself</w:t>
      </w:r>
      <w:r w:rsidR="000B572F">
        <w:t xml:space="preserve">. The lab also includes </w:t>
      </w:r>
      <w:r w:rsidR="005168C3">
        <w:t xml:space="preserve">an introduction </w:t>
      </w:r>
      <w:r w:rsidR="000B572F">
        <w:t>on</w:t>
      </w:r>
      <w:r w:rsidR="00494737">
        <w:t xml:space="preserve"> </w:t>
      </w:r>
      <w:r w:rsidR="000B572F">
        <w:t xml:space="preserve">displaying </w:t>
      </w:r>
      <w:r w:rsidR="00494737">
        <w:t>results graphically and with great</w:t>
      </w:r>
      <w:r w:rsidR="000B572F">
        <w:t>er</w:t>
      </w:r>
      <w:r w:rsidR="00494737">
        <w:t xml:space="preserve"> flexibility</w:t>
      </w:r>
      <w:r w:rsidR="005168C3">
        <w:t>.</w:t>
      </w:r>
    </w:p>
    <w:p w14:paraId="01065DDB" w14:textId="77777777" w:rsidR="007556D3" w:rsidRPr="00DF1310" w:rsidRDefault="007556D3" w:rsidP="00A5675F">
      <w:pPr>
        <w:ind w:left="709"/>
      </w:pPr>
    </w:p>
    <w:p w14:paraId="6C4B47D0" w14:textId="77777777" w:rsidR="00D41E87" w:rsidRPr="00DF1310" w:rsidRDefault="00D41E87" w:rsidP="008A42E6">
      <w:pPr>
        <w:pStyle w:val="Heading3"/>
      </w:pPr>
      <w:r w:rsidRPr="00DF1310">
        <w:t>Objectives</w:t>
      </w:r>
    </w:p>
    <w:p w14:paraId="27C77AC4" w14:textId="77777777" w:rsidR="00F067AD" w:rsidRDefault="00F067AD" w:rsidP="00A5675F">
      <w:pPr>
        <w:ind w:left="709"/>
      </w:pPr>
    </w:p>
    <w:p w14:paraId="1F0EEBAE" w14:textId="01EE2329" w:rsidR="00D41E87" w:rsidRDefault="00D41E87" w:rsidP="00A5675F">
      <w:pPr>
        <w:ind w:left="709"/>
      </w:pPr>
      <w:r w:rsidRPr="00DF1310">
        <w:t>After completing this lab, you will be able to:</w:t>
      </w:r>
    </w:p>
    <w:p w14:paraId="277928C4" w14:textId="5A86CEF1" w:rsidR="00494737" w:rsidRDefault="00A37BBA" w:rsidP="00AF7CD7">
      <w:pPr>
        <w:pStyle w:val="ListParagraph"/>
        <w:numPr>
          <w:ilvl w:val="0"/>
          <w:numId w:val="14"/>
        </w:numPr>
      </w:pPr>
      <w:r>
        <w:t xml:space="preserve">Create basic </w:t>
      </w:r>
      <w:r w:rsidR="00494737">
        <w:t xml:space="preserve">R </w:t>
      </w:r>
      <w:r>
        <w:t>scripts</w:t>
      </w:r>
      <w:r w:rsidR="007F4FE6">
        <w:t>.</w:t>
      </w:r>
    </w:p>
    <w:p w14:paraId="1250EC7A" w14:textId="3A0B8D9F" w:rsidR="007F4FE6" w:rsidRDefault="007F4FE6">
      <w:pPr>
        <w:pStyle w:val="ListParagraph"/>
        <w:numPr>
          <w:ilvl w:val="0"/>
          <w:numId w:val="14"/>
        </w:numPr>
      </w:pPr>
      <w:r>
        <w:t xml:space="preserve">Plot data </w:t>
      </w:r>
      <w:r w:rsidR="000B572F">
        <w:t xml:space="preserve">by </w:t>
      </w:r>
      <w:r>
        <w:t>using R libraries.</w:t>
      </w:r>
    </w:p>
    <w:p w14:paraId="458CAD9B" w14:textId="2B243563" w:rsidR="00716FC6" w:rsidRDefault="00716FC6" w:rsidP="007F4FE6">
      <w:pPr>
        <w:pStyle w:val="ListParagraph"/>
        <w:ind w:left="1440"/>
      </w:pPr>
    </w:p>
    <w:p w14:paraId="6E1D9701" w14:textId="77777777" w:rsidR="00145BC8" w:rsidRPr="00DF1310" w:rsidRDefault="00145BC8" w:rsidP="00145BC8">
      <w:pPr>
        <w:pStyle w:val="Lb1"/>
        <w:numPr>
          <w:ilvl w:val="0"/>
          <w:numId w:val="0"/>
        </w:numPr>
        <w:ind w:left="1080"/>
      </w:pPr>
    </w:p>
    <w:p w14:paraId="00370611" w14:textId="77777777" w:rsidR="00D41E87" w:rsidRPr="00DF1310" w:rsidRDefault="00D41E87" w:rsidP="008A42E6">
      <w:pPr>
        <w:pStyle w:val="Heading3"/>
      </w:pPr>
      <w:r w:rsidRPr="00DF1310">
        <w:t>Estimated time to complete this lab</w:t>
      </w:r>
    </w:p>
    <w:p w14:paraId="6D5B5E45" w14:textId="77777777" w:rsidR="00F067AD" w:rsidRDefault="00F067AD" w:rsidP="00D41E87">
      <w:pPr>
        <w:rPr>
          <w:highlight w:val="yellow"/>
        </w:rPr>
      </w:pPr>
    </w:p>
    <w:p w14:paraId="59F061A9" w14:textId="1295AAE3" w:rsidR="00D41E87" w:rsidRPr="00DF1310" w:rsidRDefault="00A37BBA" w:rsidP="00D41E87">
      <w:r>
        <w:t>6</w:t>
      </w:r>
      <w:r w:rsidR="000B572F">
        <w:t>0 minutes</w:t>
      </w:r>
      <w:r w:rsidR="008A42E6">
        <w:t xml:space="preserve"> </w:t>
      </w:r>
    </w:p>
    <w:p w14:paraId="75DF8608" w14:textId="77777777" w:rsidR="00D41E87" w:rsidRPr="00DF1310" w:rsidRDefault="00D41E87" w:rsidP="00D41E87"/>
    <w:p w14:paraId="1B25CFE1" w14:textId="49000D26" w:rsidR="00FF5976" w:rsidRDefault="00FF5976" w:rsidP="008A42E6">
      <w:pPr>
        <w:pStyle w:val="Heading3"/>
      </w:pPr>
      <w:r w:rsidRPr="00DF1310">
        <w:t>Resources</w:t>
      </w:r>
    </w:p>
    <w:p w14:paraId="22054698" w14:textId="77777777" w:rsidR="00F067AD" w:rsidRPr="00F067AD" w:rsidRDefault="00F067AD" w:rsidP="00F067AD"/>
    <w:tbl>
      <w:tblPr>
        <w:tblW w:w="0" w:type="auto"/>
        <w:tblInd w:w="7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297"/>
        <w:gridCol w:w="3175"/>
      </w:tblGrid>
      <w:tr w:rsidR="00FF5976" w:rsidRPr="00DF1310" w14:paraId="4792DC67" w14:textId="77777777" w:rsidTr="00FF5976">
        <w:tc>
          <w:tcPr>
            <w:tcW w:w="22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A49EAB" w14:textId="2A2927C2" w:rsidR="00FF5976" w:rsidRPr="00DF1310" w:rsidRDefault="000B572F" w:rsidP="00FF5976">
            <w:pPr>
              <w:pStyle w:val="TableBody"/>
              <w:rPr>
                <w:lang w:eastAsia="pt-PT"/>
              </w:rPr>
            </w:pPr>
            <w:r>
              <w:rPr>
                <w:lang w:eastAsia="pt-PT"/>
              </w:rPr>
              <w:t>Virtual machine (</w:t>
            </w:r>
            <w:r w:rsidR="00FF5976" w:rsidRPr="00DF1310">
              <w:rPr>
                <w:lang w:eastAsia="pt-PT"/>
              </w:rPr>
              <w:t>VM</w:t>
            </w:r>
            <w:r>
              <w:rPr>
                <w:lang w:eastAsia="pt-PT"/>
              </w:rPr>
              <w:t>)</w:t>
            </w:r>
            <w:r w:rsidR="00FF5976" w:rsidRPr="00DF1310">
              <w:rPr>
                <w:lang w:eastAsia="pt-PT"/>
              </w:rPr>
              <w:t xml:space="preserve"> Name</w:t>
            </w:r>
          </w:p>
        </w:tc>
        <w:tc>
          <w:tcPr>
            <w:tcW w:w="3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67B4E1" w14:textId="1AF611F1" w:rsidR="007556D3" w:rsidRPr="00771098" w:rsidRDefault="00B05A1A" w:rsidP="0084296E">
            <w:pPr>
              <w:pStyle w:val="TableBody"/>
              <w:rPr>
                <w:b/>
                <w:lang w:eastAsia="pt-PT"/>
              </w:rPr>
            </w:pPr>
            <w:r w:rsidRPr="00771098">
              <w:rPr>
                <w:b/>
                <w:lang w:eastAsia="pt-PT"/>
              </w:rPr>
              <w:t>Business Analytics with Power BI - Module 1</w:t>
            </w:r>
          </w:p>
        </w:tc>
      </w:tr>
      <w:tr w:rsidR="00FF5976" w:rsidRPr="00DF1310" w14:paraId="10BA635D" w14:textId="77777777" w:rsidTr="00FF5976">
        <w:tc>
          <w:tcPr>
            <w:tcW w:w="22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1E2BE4" w14:textId="77777777" w:rsidR="00FF5976" w:rsidRPr="00DF1310" w:rsidRDefault="00FF5976" w:rsidP="00FF5976">
            <w:pPr>
              <w:pStyle w:val="TableBody"/>
              <w:rPr>
                <w:lang w:eastAsia="pt-PT"/>
              </w:rPr>
            </w:pPr>
            <w:r w:rsidRPr="00DF1310">
              <w:rPr>
                <w:lang w:eastAsia="pt-PT"/>
              </w:rPr>
              <w:t>Domain</w:t>
            </w:r>
          </w:p>
        </w:tc>
        <w:tc>
          <w:tcPr>
            <w:tcW w:w="3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86A6D0" w14:textId="6B212D03" w:rsidR="00FF5976" w:rsidRPr="00771098" w:rsidRDefault="00B05A1A" w:rsidP="00FF5976">
            <w:pPr>
              <w:pStyle w:val="TableBody"/>
              <w:rPr>
                <w:b/>
                <w:lang w:eastAsia="pt-PT"/>
              </w:rPr>
            </w:pPr>
            <w:r w:rsidRPr="00771098">
              <w:rPr>
                <w:b/>
                <w:lang w:eastAsia="pt-PT"/>
              </w:rPr>
              <w:t>POWERBI-WIN10</w:t>
            </w:r>
          </w:p>
        </w:tc>
      </w:tr>
      <w:tr w:rsidR="00B05A1A" w:rsidRPr="00DF1310" w14:paraId="0B5D0FCE" w14:textId="77777777" w:rsidTr="00FF5976">
        <w:tc>
          <w:tcPr>
            <w:tcW w:w="22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82AC8B" w14:textId="62C13BDD" w:rsidR="00B05A1A" w:rsidRPr="00DF1310" w:rsidRDefault="00B05A1A" w:rsidP="00B05A1A">
            <w:pPr>
              <w:pStyle w:val="TableBody"/>
              <w:rPr>
                <w:lang w:eastAsia="pt-PT"/>
              </w:rPr>
            </w:pPr>
            <w:r>
              <w:rPr>
                <w:lang w:eastAsia="pt-PT"/>
              </w:rPr>
              <w:t>User</w:t>
            </w:r>
          </w:p>
        </w:tc>
        <w:tc>
          <w:tcPr>
            <w:tcW w:w="3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222E76" w14:textId="5487AE96" w:rsidR="00B05A1A" w:rsidRPr="00771098" w:rsidRDefault="00B05A1A" w:rsidP="00B05A1A">
            <w:pPr>
              <w:pStyle w:val="TableBody"/>
              <w:rPr>
                <w:b/>
                <w:lang w:eastAsia="pt-PT"/>
              </w:rPr>
            </w:pPr>
            <w:r w:rsidRPr="00771098">
              <w:rPr>
                <w:b/>
                <w:lang w:eastAsia="pt-PT"/>
              </w:rPr>
              <w:t>POWERBI-WIN10\</w:t>
            </w:r>
            <w:proofErr w:type="spellStart"/>
            <w:r w:rsidRPr="00771098">
              <w:rPr>
                <w:b/>
                <w:lang w:eastAsia="pt-PT"/>
              </w:rPr>
              <w:t>LabUser</w:t>
            </w:r>
            <w:proofErr w:type="spellEnd"/>
          </w:p>
        </w:tc>
      </w:tr>
      <w:tr w:rsidR="00B05A1A" w:rsidRPr="00DF1310" w14:paraId="028FBE35" w14:textId="77777777" w:rsidTr="0084296E">
        <w:tc>
          <w:tcPr>
            <w:tcW w:w="22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340863" w14:textId="77777777" w:rsidR="00B05A1A" w:rsidRPr="00DF1310" w:rsidRDefault="00B05A1A" w:rsidP="00B05A1A">
            <w:pPr>
              <w:pStyle w:val="TableBody"/>
              <w:rPr>
                <w:lang w:eastAsia="pt-PT"/>
              </w:rPr>
            </w:pPr>
            <w:r>
              <w:rPr>
                <w:lang w:eastAsia="pt-PT"/>
              </w:rPr>
              <w:t>Password</w:t>
            </w:r>
          </w:p>
        </w:tc>
        <w:tc>
          <w:tcPr>
            <w:tcW w:w="3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327A6F" w14:textId="2DDA1E2F" w:rsidR="00B05A1A" w:rsidRPr="00771098" w:rsidRDefault="00B05A1A" w:rsidP="00B05A1A">
            <w:pPr>
              <w:pStyle w:val="TableBody"/>
              <w:rPr>
                <w:b/>
                <w:lang w:eastAsia="pt-PT"/>
              </w:rPr>
            </w:pPr>
            <w:r w:rsidRPr="00771098">
              <w:rPr>
                <w:b/>
                <w:lang w:eastAsia="pt-PT"/>
              </w:rPr>
              <w:t>P@ssw0rd1!</w:t>
            </w:r>
          </w:p>
        </w:tc>
      </w:tr>
      <w:tr w:rsidR="00B05A1A" w:rsidRPr="00DF1310" w14:paraId="637297B2" w14:textId="77777777" w:rsidTr="00FF5976">
        <w:tc>
          <w:tcPr>
            <w:tcW w:w="22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8DCBB0" w14:textId="77777777" w:rsidR="00B05A1A" w:rsidRPr="00DF1310" w:rsidRDefault="00B05A1A" w:rsidP="00B05A1A">
            <w:pPr>
              <w:pStyle w:val="TableBody"/>
              <w:rPr>
                <w:lang w:eastAsia="pt-PT"/>
              </w:rPr>
            </w:pPr>
            <w:r w:rsidRPr="00DF1310">
              <w:rPr>
                <w:lang w:eastAsia="pt-PT"/>
              </w:rPr>
              <w:t xml:space="preserve">Lab </w:t>
            </w:r>
            <w:r>
              <w:rPr>
                <w:lang w:eastAsia="pt-PT"/>
              </w:rPr>
              <w:t>Files</w:t>
            </w:r>
          </w:p>
        </w:tc>
        <w:tc>
          <w:tcPr>
            <w:tcW w:w="3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CBFB40" w14:textId="77777777" w:rsidR="00B05A1A" w:rsidRPr="00771098" w:rsidRDefault="00B05A1A" w:rsidP="00B05A1A">
            <w:pPr>
              <w:pStyle w:val="TableBody"/>
              <w:rPr>
                <w:b/>
                <w:lang w:eastAsia="pt-PT"/>
              </w:rPr>
            </w:pPr>
            <w:r w:rsidRPr="00771098">
              <w:rPr>
                <w:b/>
                <w:lang w:eastAsia="pt-PT"/>
              </w:rPr>
              <w:t>E:\Labs\</w:t>
            </w:r>
          </w:p>
        </w:tc>
      </w:tr>
      <w:tr w:rsidR="00AC00D1" w:rsidRPr="00DF1310" w14:paraId="20C7A628" w14:textId="77777777" w:rsidTr="00FF5976">
        <w:tc>
          <w:tcPr>
            <w:tcW w:w="22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005E2BE" w14:textId="583D481B" w:rsidR="00AC00D1" w:rsidRPr="00DF1310" w:rsidRDefault="00AC00D1" w:rsidP="00B05A1A">
            <w:pPr>
              <w:pStyle w:val="TableBody"/>
              <w:rPr>
                <w:lang w:eastAsia="pt-PT"/>
              </w:rPr>
            </w:pPr>
            <w:r>
              <w:rPr>
                <w:lang w:eastAsia="pt-PT"/>
              </w:rPr>
              <w:t>Asset Files</w:t>
            </w:r>
          </w:p>
        </w:tc>
        <w:tc>
          <w:tcPr>
            <w:tcW w:w="3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D84B25" w14:textId="658574C4" w:rsidR="00AC00D1" w:rsidRPr="00771098" w:rsidRDefault="00AC00D1" w:rsidP="00B05A1A">
            <w:pPr>
              <w:pStyle w:val="TableBody"/>
              <w:rPr>
                <w:b/>
                <w:lang w:eastAsia="pt-PT"/>
              </w:rPr>
            </w:pPr>
            <w:r w:rsidRPr="00771098">
              <w:rPr>
                <w:b/>
                <w:lang w:eastAsia="pt-PT"/>
              </w:rPr>
              <w:t>E:\Assets\</w:t>
            </w:r>
          </w:p>
        </w:tc>
      </w:tr>
    </w:tbl>
    <w:p w14:paraId="305FE62E" w14:textId="70E741E0" w:rsidR="00D41E87" w:rsidRPr="00DF1310" w:rsidRDefault="00D41E87" w:rsidP="00771098">
      <w:pPr>
        <w:ind w:left="0"/>
      </w:pPr>
    </w:p>
    <w:p w14:paraId="6A0E3D56" w14:textId="45829425" w:rsidR="00FA1C63" w:rsidRPr="002F5608" w:rsidRDefault="00FA1C63" w:rsidP="008E6B33">
      <w:pPr>
        <w:pStyle w:val="Heading1"/>
      </w:pPr>
      <w:bookmarkStart w:id="9" w:name="_Toc297105305"/>
      <w:r>
        <w:lastRenderedPageBreak/>
        <w:t xml:space="preserve">Exercise 1: </w:t>
      </w:r>
      <w:r w:rsidR="00A47C63">
        <w:t>R Programming</w:t>
      </w:r>
    </w:p>
    <w:p w14:paraId="5E60167A" w14:textId="77777777" w:rsidR="00101D20" w:rsidRDefault="00101D20" w:rsidP="00101D20">
      <w:pPr>
        <w:pStyle w:val="AnswerLine"/>
      </w:pPr>
    </w:p>
    <w:p w14:paraId="3F540926" w14:textId="07944678" w:rsidR="00FA1C63" w:rsidRPr="002F5608" w:rsidRDefault="00FA1C63" w:rsidP="008A42E6">
      <w:pPr>
        <w:pStyle w:val="Heading3"/>
      </w:pPr>
      <w:r w:rsidRPr="002F5608">
        <w:t>Introduction</w:t>
      </w:r>
    </w:p>
    <w:p w14:paraId="6C080CA3" w14:textId="77777777" w:rsidR="00F067AD" w:rsidRDefault="00F067AD" w:rsidP="00FA1C63"/>
    <w:p w14:paraId="49AFE724" w14:textId="2FB48A8A" w:rsidR="004567EC" w:rsidRDefault="00FA1C63" w:rsidP="00FA1C63">
      <w:r>
        <w:t xml:space="preserve">In this </w:t>
      </w:r>
      <w:r w:rsidR="00601CFA">
        <w:t>exercise,</w:t>
      </w:r>
      <w:r>
        <w:t xml:space="preserve"> you will use </w:t>
      </w:r>
      <w:r w:rsidR="00601CFA">
        <w:t xml:space="preserve">R IDEs to code in R. You will </w:t>
      </w:r>
      <w:r w:rsidR="00967188">
        <w:t xml:space="preserve">learn </w:t>
      </w:r>
      <w:r w:rsidR="00601CFA">
        <w:t xml:space="preserve">how </w:t>
      </w:r>
      <w:r w:rsidR="00967188">
        <w:t>to use R language to create</w:t>
      </w:r>
      <w:r w:rsidR="00601CFA">
        <w:t xml:space="preserve"> variables, vectors, matrices</w:t>
      </w:r>
      <w:r w:rsidR="00227100">
        <w:t>,</w:t>
      </w:r>
      <w:r w:rsidR="00601CFA">
        <w:t xml:space="preserve"> and data frames.</w:t>
      </w:r>
    </w:p>
    <w:p w14:paraId="2AF64932" w14:textId="77777777" w:rsidR="00FA1C63" w:rsidRDefault="00FA1C63" w:rsidP="00FA1C63"/>
    <w:p w14:paraId="4562C0E8" w14:textId="77777777" w:rsidR="00FA1C63" w:rsidRPr="002F5608" w:rsidRDefault="00FA1C63" w:rsidP="008A42E6">
      <w:pPr>
        <w:pStyle w:val="Heading3"/>
      </w:pPr>
      <w:r w:rsidRPr="002F5608">
        <w:t>Objectives</w:t>
      </w:r>
    </w:p>
    <w:p w14:paraId="41E14A83" w14:textId="77777777" w:rsidR="00F067AD" w:rsidRDefault="00F067AD" w:rsidP="00FA1C63"/>
    <w:p w14:paraId="788F5187" w14:textId="119360E5" w:rsidR="00FA1C63" w:rsidRDefault="00FA1C63" w:rsidP="00FA1C63">
      <w:r w:rsidRPr="002F5608">
        <w:t xml:space="preserve">After completing this </w:t>
      </w:r>
      <w:r w:rsidR="00227100">
        <w:t>exercise</w:t>
      </w:r>
      <w:r w:rsidRPr="002F5608">
        <w:t>, you will be able to:</w:t>
      </w:r>
    </w:p>
    <w:p w14:paraId="2D37B2A9" w14:textId="668760A7" w:rsidR="00FA1C63" w:rsidRDefault="00601CFA" w:rsidP="00FA1C63">
      <w:pPr>
        <w:pStyle w:val="Lb1"/>
      </w:pPr>
      <w:r>
        <w:t>Use basic R features</w:t>
      </w:r>
      <w:r w:rsidR="00227100">
        <w:t>.</w:t>
      </w:r>
    </w:p>
    <w:p w14:paraId="7664C068" w14:textId="370F87DE" w:rsidR="00601CFA" w:rsidRDefault="00601CFA" w:rsidP="00FA1C63">
      <w:pPr>
        <w:pStyle w:val="Lb1"/>
      </w:pPr>
      <w:r>
        <w:t>Manipulate variables and workspace</w:t>
      </w:r>
      <w:r w:rsidR="00227100">
        <w:t>s</w:t>
      </w:r>
      <w:r>
        <w:t>.</w:t>
      </w:r>
    </w:p>
    <w:p w14:paraId="1EC393D4" w14:textId="5160ABFE" w:rsidR="00FA1C63" w:rsidRDefault="00601CFA" w:rsidP="00FA1C63">
      <w:pPr>
        <w:pStyle w:val="Lb1"/>
      </w:pPr>
      <w:r>
        <w:t>Create data structures in R.</w:t>
      </w:r>
    </w:p>
    <w:p w14:paraId="500AFE10" w14:textId="77777777" w:rsidR="00FA1C63" w:rsidRDefault="00FA1C63" w:rsidP="00101D20">
      <w:pPr>
        <w:pStyle w:val="AnswerLine"/>
      </w:pPr>
    </w:p>
    <w:bookmarkEnd w:id="7"/>
    <w:bookmarkEnd w:id="8"/>
    <w:bookmarkEnd w:id="9"/>
    <w:p w14:paraId="4BA91535" w14:textId="0E2E45A2" w:rsidR="008E6B33" w:rsidRDefault="008E6B33" w:rsidP="008E6B33">
      <w:pPr>
        <w:pStyle w:val="Heading3"/>
      </w:pPr>
      <w:r>
        <w:t>Creating a</w:t>
      </w:r>
      <w:r w:rsidR="005E6B3F">
        <w:t>n</w:t>
      </w:r>
      <w:r>
        <w:t xml:space="preserve"> </w:t>
      </w:r>
      <w:r w:rsidR="00601CFA">
        <w:t xml:space="preserve">R project </w:t>
      </w:r>
      <w:r w:rsidR="00227100">
        <w:t>by U</w:t>
      </w:r>
      <w:r w:rsidR="00601CFA">
        <w:t xml:space="preserve">sing R Tools for Visual Studio </w:t>
      </w:r>
    </w:p>
    <w:p w14:paraId="68139F21" w14:textId="77777777" w:rsidR="00F067AD" w:rsidRDefault="00F067AD" w:rsidP="008E6B33">
      <w:pPr>
        <w:ind w:right="82"/>
      </w:pPr>
    </w:p>
    <w:p w14:paraId="309F6C65" w14:textId="2256AEF4" w:rsidR="008E6B33" w:rsidRDefault="008E6B33" w:rsidP="008E6B33">
      <w:pPr>
        <w:ind w:right="82"/>
      </w:pPr>
      <w:r>
        <w:t xml:space="preserve">In this task, you will create </w:t>
      </w:r>
      <w:r w:rsidR="005E6B3F">
        <w:t>an</w:t>
      </w:r>
      <w:r>
        <w:t xml:space="preserve"> </w:t>
      </w:r>
      <w:r w:rsidR="00601CFA">
        <w:t xml:space="preserve">R project </w:t>
      </w:r>
      <w:r w:rsidR="0080466F">
        <w:t xml:space="preserve">by </w:t>
      </w:r>
      <w:r w:rsidR="00601CFA">
        <w:t xml:space="preserve">using </w:t>
      </w:r>
      <w:r w:rsidR="00227100">
        <w:t xml:space="preserve">Microsoft </w:t>
      </w:r>
      <w:r w:rsidR="00601CFA">
        <w:t>Visual Studio</w:t>
      </w:r>
      <w:r>
        <w:t xml:space="preserve">. </w:t>
      </w:r>
    </w:p>
    <w:p w14:paraId="1AB658F5" w14:textId="0A838165" w:rsidR="008E6B33" w:rsidRDefault="008E6B33" w:rsidP="00AF7CD7">
      <w:pPr>
        <w:numPr>
          <w:ilvl w:val="0"/>
          <w:numId w:val="15"/>
        </w:numPr>
        <w:spacing w:after="173" w:line="264" w:lineRule="auto"/>
        <w:ind w:right="82" w:hanging="360"/>
      </w:pPr>
      <w:r>
        <w:t xml:space="preserve">To open the Power BI Desktop, on the taskbar, click the </w:t>
      </w:r>
      <w:r w:rsidR="0000611D">
        <w:rPr>
          <w:rFonts w:ascii="Calibri" w:eastAsia="Calibri" w:hAnsi="Calibri" w:cs="Calibri"/>
          <w:b/>
        </w:rPr>
        <w:t>Visual Studio 2015</w:t>
      </w:r>
      <w:r>
        <w:t xml:space="preserve"> shortcut. </w:t>
      </w:r>
    </w:p>
    <w:p w14:paraId="607F73A3" w14:textId="3FBE856F" w:rsidR="008E6B33" w:rsidRDefault="0000611D" w:rsidP="008E6B33">
      <w:pPr>
        <w:spacing w:after="216" w:line="259" w:lineRule="auto"/>
        <w:ind w:left="0" w:right="3007"/>
        <w:jc w:val="center"/>
      </w:pPr>
      <w:r>
        <w:rPr>
          <w:noProof/>
          <w:lang w:eastAsia="en-US"/>
        </w:rPr>
        <mc:AlternateContent>
          <mc:Choice Requires="wps">
            <w:drawing>
              <wp:anchor distT="0" distB="0" distL="114300" distR="114300" simplePos="0" relativeHeight="251659264" behindDoc="0" locked="0" layoutInCell="1" allowOverlap="1" wp14:anchorId="03B450AA" wp14:editId="61B7147F">
                <wp:simplePos x="0" y="0"/>
                <wp:positionH relativeFrom="column">
                  <wp:posOffset>1247775</wp:posOffset>
                </wp:positionH>
                <wp:positionV relativeFrom="paragraph">
                  <wp:posOffset>274320</wp:posOffset>
                </wp:positionV>
                <wp:extent cx="428625" cy="457200"/>
                <wp:effectExtent l="0" t="0" r="28575" b="19050"/>
                <wp:wrapNone/>
                <wp:docPr id="39" name="Rectangle 39"/>
                <wp:cNvGraphicFramePr/>
                <a:graphic xmlns:a="http://schemas.openxmlformats.org/drawingml/2006/main">
                  <a:graphicData uri="http://schemas.microsoft.com/office/word/2010/wordprocessingShape">
                    <wps:wsp>
                      <wps:cNvSpPr/>
                      <wps:spPr>
                        <a:xfrm>
                          <a:off x="0" y="0"/>
                          <a:ext cx="428625" cy="4572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FA22D6" id="Rectangle 39" o:spid="_x0000_s1026" style="position:absolute;margin-left:98.25pt;margin-top:21.6pt;width:33.75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" filled="f" strokecolor="#c00000" strokeweight="2pt"/>
            </w:pict>
          </mc:Fallback>
        </mc:AlternateContent>
      </w:r>
    </w:p>
    <w:p w14:paraId="53405A23" w14:textId="0E00620F" w:rsidR="0000611D" w:rsidRDefault="0000611D" w:rsidP="008E6B33">
      <w:pPr>
        <w:spacing w:after="216" w:line="259" w:lineRule="auto"/>
        <w:ind w:left="0" w:right="3007"/>
        <w:jc w:val="center"/>
      </w:pPr>
      <w:r>
        <w:rPr>
          <w:noProof/>
          <w:lang w:eastAsia="en-US"/>
        </w:rPr>
        <w:drawing>
          <wp:inline distT="0" distB="0" distL="0" distR="0" wp14:anchorId="60027C64" wp14:editId="479A485E">
            <wp:extent cx="1666875" cy="3905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66875" cy="390525"/>
                    </a:xfrm>
                    <a:prstGeom prst="rect">
                      <a:avLst/>
                    </a:prstGeom>
                  </pic:spPr>
                </pic:pic>
              </a:graphicData>
            </a:graphic>
          </wp:inline>
        </w:drawing>
      </w:r>
    </w:p>
    <w:p w14:paraId="14841CBE" w14:textId="5707372B" w:rsidR="008E6B33" w:rsidRDefault="0000611D" w:rsidP="00AF7CD7">
      <w:pPr>
        <w:numPr>
          <w:ilvl w:val="0"/>
          <w:numId w:val="15"/>
        </w:numPr>
        <w:spacing w:after="276" w:line="264" w:lineRule="auto"/>
        <w:ind w:right="82" w:hanging="360"/>
      </w:pPr>
      <w:r>
        <w:t>C</w:t>
      </w:r>
      <w:r w:rsidR="008E6B33">
        <w:t xml:space="preserve">lick the </w:t>
      </w:r>
      <w:r w:rsidR="008E6B33">
        <w:rPr>
          <w:rFonts w:ascii="Calibri" w:eastAsia="Calibri" w:hAnsi="Calibri" w:cs="Calibri"/>
          <w:b/>
        </w:rPr>
        <w:t>File</w:t>
      </w:r>
      <w:r w:rsidR="008E6B33">
        <w:t xml:space="preserve"> tab, </w:t>
      </w:r>
      <w:r w:rsidR="00227100">
        <w:t>click</w:t>
      </w:r>
      <w:r w:rsidR="008E6B33">
        <w:t xml:space="preserve"> select </w:t>
      </w:r>
      <w:r w:rsidRPr="0000611D">
        <w:rPr>
          <w:b/>
        </w:rPr>
        <w:t>New</w:t>
      </w:r>
      <w:r>
        <w:t>, and</w:t>
      </w:r>
      <w:r w:rsidR="00227100">
        <w:t xml:space="preserve"> then click</w:t>
      </w:r>
      <w:r>
        <w:t xml:space="preserve"> </w:t>
      </w:r>
      <w:r w:rsidRPr="0000611D">
        <w:rPr>
          <w:b/>
        </w:rPr>
        <w:t>Project</w:t>
      </w:r>
      <w:r w:rsidR="008E6B33">
        <w:t xml:space="preserve">. </w:t>
      </w:r>
    </w:p>
    <w:p w14:paraId="2B4F6769" w14:textId="48692DB3" w:rsidR="008E6B33" w:rsidRDefault="008E6B33" w:rsidP="00AF7CD7">
      <w:pPr>
        <w:numPr>
          <w:ilvl w:val="0"/>
          <w:numId w:val="15"/>
        </w:numPr>
        <w:spacing w:after="276" w:line="264" w:lineRule="auto"/>
        <w:ind w:right="82" w:hanging="360"/>
      </w:pPr>
      <w:r>
        <w:t xml:space="preserve">In the </w:t>
      </w:r>
      <w:r w:rsidR="0000611D">
        <w:rPr>
          <w:rFonts w:ascii="Calibri" w:eastAsia="Calibri" w:hAnsi="Calibri" w:cs="Calibri"/>
          <w:b/>
        </w:rPr>
        <w:t>New Project</w:t>
      </w:r>
      <w:r w:rsidR="0000611D">
        <w:t xml:space="preserve"> window, </w:t>
      </w:r>
      <w:r w:rsidR="00227100">
        <w:t xml:space="preserve">on </w:t>
      </w:r>
      <w:r w:rsidR="0000611D">
        <w:t xml:space="preserve">the left side, </w:t>
      </w:r>
      <w:r w:rsidR="0084285C">
        <w:t>click</w:t>
      </w:r>
      <w:r w:rsidR="00227100">
        <w:t xml:space="preserve"> </w:t>
      </w:r>
      <w:r w:rsidR="0000611D" w:rsidRPr="0000611D">
        <w:rPr>
          <w:b/>
        </w:rPr>
        <w:t>Templates</w:t>
      </w:r>
      <w:r w:rsidR="0000611D">
        <w:t xml:space="preserve"> </w:t>
      </w:r>
      <w:r w:rsidR="0084285C">
        <w:t xml:space="preserve">and then click </w:t>
      </w:r>
      <w:r w:rsidR="0000611D" w:rsidRPr="0000611D">
        <w:rPr>
          <w:b/>
        </w:rPr>
        <w:t>R</w:t>
      </w:r>
      <w:r w:rsidR="0000611D">
        <w:t>.</w:t>
      </w:r>
    </w:p>
    <w:p w14:paraId="203EFE70" w14:textId="08372473" w:rsidR="008E6B33" w:rsidRDefault="0000611D" w:rsidP="00AF7CD7">
      <w:pPr>
        <w:numPr>
          <w:ilvl w:val="0"/>
          <w:numId w:val="15"/>
        </w:numPr>
        <w:spacing w:after="279" w:line="259" w:lineRule="auto"/>
        <w:ind w:right="82" w:hanging="360"/>
      </w:pPr>
      <w:r>
        <w:t xml:space="preserve">Select </w:t>
      </w:r>
      <w:r w:rsidRPr="0000611D">
        <w:rPr>
          <w:b/>
        </w:rPr>
        <w:t>R Project</w:t>
      </w:r>
      <w:r w:rsidR="008E6B33">
        <w:t xml:space="preserve">. </w:t>
      </w:r>
    </w:p>
    <w:p w14:paraId="467E0520" w14:textId="15165760" w:rsidR="0000611D" w:rsidRDefault="00227100" w:rsidP="00AF7CD7">
      <w:pPr>
        <w:numPr>
          <w:ilvl w:val="0"/>
          <w:numId w:val="15"/>
        </w:numPr>
        <w:spacing w:after="279" w:line="259" w:lineRule="auto"/>
        <w:ind w:right="82" w:hanging="360"/>
      </w:pPr>
      <w:r>
        <w:t xml:space="preserve">In the </w:t>
      </w:r>
      <w:r w:rsidRPr="0000611D">
        <w:rPr>
          <w:b/>
        </w:rPr>
        <w:t>Name</w:t>
      </w:r>
      <w:r>
        <w:rPr>
          <w:b/>
        </w:rPr>
        <w:t xml:space="preserve"> </w:t>
      </w:r>
      <w:r w:rsidRPr="00683B04">
        <w:t>box, type</w:t>
      </w:r>
      <w:r>
        <w:rPr>
          <w:b/>
        </w:rPr>
        <w:t xml:space="preserve"> </w:t>
      </w:r>
      <w:proofErr w:type="spellStart"/>
      <w:r w:rsidR="0000611D" w:rsidRPr="0000611D">
        <w:rPr>
          <w:b/>
        </w:rPr>
        <w:t>MyFirstRProject</w:t>
      </w:r>
      <w:proofErr w:type="spellEnd"/>
      <w:r w:rsidR="0000611D">
        <w:t xml:space="preserve">, </w:t>
      </w:r>
      <w:r>
        <w:t xml:space="preserve">and in the </w:t>
      </w:r>
      <w:r w:rsidRPr="0000611D">
        <w:rPr>
          <w:b/>
        </w:rPr>
        <w:t xml:space="preserve">Location </w:t>
      </w:r>
      <w:r w:rsidRPr="00683B04">
        <w:t>box,</w:t>
      </w:r>
      <w:r>
        <w:rPr>
          <w:b/>
        </w:rPr>
        <w:t xml:space="preserve"> </w:t>
      </w:r>
      <w:r>
        <w:t>browse to</w:t>
      </w:r>
      <w:r>
        <w:rPr>
          <w:b/>
        </w:rPr>
        <w:t xml:space="preserve"> </w:t>
      </w:r>
      <w:r w:rsidR="0000611D">
        <w:t xml:space="preserve"> </w:t>
      </w:r>
      <w:r w:rsidR="0000611D" w:rsidRPr="0000611D">
        <w:rPr>
          <w:b/>
        </w:rPr>
        <w:t>E:\Labs\M</w:t>
      </w:r>
      <w:ins w:id="10" w:author="Thiago Zavaschi" w:date="2017-01-25T09:49:00Z">
        <w:r w:rsidR="00D6109B">
          <w:rPr>
            <w:b/>
          </w:rPr>
          <w:t>3</w:t>
        </w:r>
      </w:ins>
      <w:del w:id="11" w:author="Thiago Zavaschi" w:date="2017-01-25T09:49:00Z">
        <w:r w:rsidR="0000611D" w:rsidRPr="0000611D" w:rsidDel="00D6109B">
          <w:rPr>
            <w:b/>
          </w:rPr>
          <w:delText>2</w:delText>
        </w:r>
      </w:del>
      <w:r w:rsidR="0000611D" w:rsidRPr="0000611D">
        <w:rPr>
          <w:b/>
        </w:rPr>
        <w:t>Lab1\</w:t>
      </w:r>
      <w:r w:rsidR="0000611D">
        <w:t>.</w:t>
      </w:r>
    </w:p>
    <w:p w14:paraId="0A37B5FA" w14:textId="073B26AD" w:rsidR="0000611D" w:rsidRDefault="00227100" w:rsidP="00AF7CD7">
      <w:pPr>
        <w:numPr>
          <w:ilvl w:val="0"/>
          <w:numId w:val="15"/>
        </w:numPr>
        <w:spacing w:after="276" w:line="264" w:lineRule="auto"/>
        <w:ind w:right="82" w:hanging="360"/>
      </w:pPr>
      <w:r>
        <w:t xml:space="preserve">In the </w:t>
      </w:r>
      <w:r>
        <w:rPr>
          <w:b/>
        </w:rPr>
        <w:t>Solution name</w:t>
      </w:r>
      <w:r>
        <w:t xml:space="preserve"> box, type </w:t>
      </w:r>
      <w:proofErr w:type="spellStart"/>
      <w:r w:rsidR="0000611D" w:rsidRPr="0000611D">
        <w:rPr>
          <w:b/>
        </w:rPr>
        <w:t>MyFirstRProject</w:t>
      </w:r>
      <w:proofErr w:type="spellEnd"/>
      <w:r w:rsidR="0000611D" w:rsidRPr="0000611D">
        <w:t>.</w:t>
      </w:r>
    </w:p>
    <w:p w14:paraId="1460F5AF" w14:textId="7B8C1D4F" w:rsidR="0000611D" w:rsidRDefault="00837D35" w:rsidP="00AF7CD7">
      <w:pPr>
        <w:numPr>
          <w:ilvl w:val="0"/>
          <w:numId w:val="15"/>
        </w:numPr>
        <w:spacing w:after="276" w:line="264" w:lineRule="auto"/>
        <w:ind w:right="82" w:hanging="360"/>
      </w:pPr>
      <w:r>
        <w:t xml:space="preserve">Leave </w:t>
      </w:r>
      <w:r w:rsidRPr="00837D35">
        <w:rPr>
          <w:b/>
        </w:rPr>
        <w:t>Create directory for solution</w:t>
      </w:r>
      <w:r>
        <w:t xml:space="preserve"> </w:t>
      </w:r>
      <w:r w:rsidR="00227100">
        <w:t>check box selected</w:t>
      </w:r>
      <w:r>
        <w:t>.</w:t>
      </w:r>
      <w:bookmarkStart w:id="12" w:name="_GoBack"/>
      <w:bookmarkEnd w:id="12"/>
      <w:del w:id="13" w:author="Thiago Zavaschi" w:date="2017-01-25T09:54:00Z">
        <w:r w:rsidDel="00D6109B">
          <w:delText xml:space="preserve"> You should see the following screen:</w:delText>
        </w:r>
      </w:del>
    </w:p>
    <w:p w14:paraId="28E5D252" w14:textId="7C94FFBE" w:rsidR="00837D35" w:rsidDel="00D6109B" w:rsidRDefault="00837D35" w:rsidP="00837D35">
      <w:pPr>
        <w:spacing w:after="276" w:line="264" w:lineRule="auto"/>
        <w:ind w:left="705" w:right="82"/>
        <w:rPr>
          <w:del w:id="14" w:author="Thiago Zavaschi" w:date="2017-01-25T09:53:00Z"/>
        </w:rPr>
      </w:pPr>
    </w:p>
    <w:p w14:paraId="047D6681" w14:textId="7B241CBF" w:rsidR="00837D35" w:rsidDel="00D6109B" w:rsidRDefault="00837D35" w:rsidP="00D6109B">
      <w:pPr>
        <w:spacing w:after="276" w:line="264" w:lineRule="auto"/>
        <w:ind w:left="0" w:right="82"/>
        <w:rPr>
          <w:del w:id="15" w:author="Thiago Zavaschi" w:date="2017-01-25T09:53:00Z"/>
        </w:rPr>
        <w:pPrChange w:id="16" w:author="Thiago Zavaschi" w:date="2017-01-25T09:53:00Z">
          <w:pPr>
            <w:spacing w:after="276" w:line="264" w:lineRule="auto"/>
            <w:ind w:left="705" w:right="82"/>
          </w:pPr>
        </w:pPrChange>
      </w:pPr>
      <w:del w:id="17" w:author="Thiago Zavaschi" w:date="2017-01-25T09:53:00Z">
        <w:r w:rsidDel="00D6109B">
          <w:rPr>
            <w:noProof/>
            <w:lang w:eastAsia="en-US"/>
          </w:rPr>
          <w:drawing>
            <wp:inline distT="0" distB="0" distL="0" distR="0" wp14:anchorId="5F6DC44B" wp14:editId="39129E59">
              <wp:extent cx="5486400" cy="38207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3820795"/>
                      </a:xfrm>
                      <a:prstGeom prst="rect">
                        <a:avLst/>
                      </a:prstGeom>
                    </pic:spPr>
                  </pic:pic>
                </a:graphicData>
              </a:graphic>
            </wp:inline>
          </w:drawing>
        </w:r>
      </w:del>
    </w:p>
    <w:p w14:paraId="2BB3D99E" w14:textId="05B6E8F5" w:rsidR="008E6B33" w:rsidRDefault="008E6B33" w:rsidP="00AF7CD7">
      <w:pPr>
        <w:numPr>
          <w:ilvl w:val="0"/>
          <w:numId w:val="15"/>
        </w:numPr>
        <w:spacing w:after="276" w:line="264" w:lineRule="auto"/>
        <w:ind w:right="82" w:hanging="360"/>
      </w:pPr>
      <w:r>
        <w:t xml:space="preserve">Click </w:t>
      </w:r>
      <w:r w:rsidR="00837D35">
        <w:rPr>
          <w:rFonts w:ascii="Calibri" w:eastAsia="Calibri" w:hAnsi="Calibri" w:cs="Calibri"/>
          <w:b/>
        </w:rPr>
        <w:t>OK</w:t>
      </w:r>
      <w:r>
        <w:t xml:space="preserve">. </w:t>
      </w:r>
    </w:p>
    <w:p w14:paraId="5513C2BD" w14:textId="29410367" w:rsidR="00837D35" w:rsidRDefault="00837D35" w:rsidP="00AF7CD7">
      <w:pPr>
        <w:numPr>
          <w:ilvl w:val="0"/>
          <w:numId w:val="15"/>
        </w:numPr>
        <w:spacing w:after="276" w:line="264" w:lineRule="auto"/>
        <w:ind w:right="82" w:hanging="360"/>
      </w:pPr>
      <w:r>
        <w:t xml:space="preserve">Notice that Solution </w:t>
      </w:r>
      <w:r w:rsidR="00227100">
        <w:t xml:space="preserve">Explorer </w:t>
      </w:r>
      <w:r>
        <w:t xml:space="preserve">contains a file called </w:t>
      </w:r>
      <w:proofErr w:type="spellStart"/>
      <w:r w:rsidRPr="00837D35">
        <w:rPr>
          <w:b/>
        </w:rPr>
        <w:t>script.R</w:t>
      </w:r>
      <w:proofErr w:type="spellEnd"/>
      <w:r>
        <w:t xml:space="preserve">. </w:t>
      </w:r>
      <w:r w:rsidR="00227100">
        <w:t>Double</w:t>
      </w:r>
      <w:r w:rsidR="00227100">
        <w:noBreakHyphen/>
      </w:r>
      <w:r>
        <w:t>click the file name to open the file. Notice that</w:t>
      </w:r>
      <w:r w:rsidR="00227100">
        <w:t xml:space="preserve"> it</w:t>
      </w:r>
      <w:r>
        <w:t xml:space="preserve"> is empty. You can leave this</w:t>
      </w:r>
      <w:r w:rsidR="00227100">
        <w:t xml:space="preserve"> file</w:t>
      </w:r>
      <w:r>
        <w:t xml:space="preserve"> open.</w:t>
      </w:r>
    </w:p>
    <w:p w14:paraId="12E39CA0" w14:textId="6DE410C2" w:rsidR="0047109E" w:rsidRDefault="0047109E" w:rsidP="00AF7CD7">
      <w:pPr>
        <w:numPr>
          <w:ilvl w:val="0"/>
          <w:numId w:val="15"/>
        </w:numPr>
        <w:spacing w:after="276" w:line="264" w:lineRule="auto"/>
        <w:ind w:right="82" w:hanging="360"/>
      </w:pPr>
      <w:r>
        <w:t>Make sure you save your progress as you progress through the lab.</w:t>
      </w:r>
      <w:r w:rsidR="00837D35">
        <w:t xml:space="preserve"> </w:t>
      </w:r>
      <w:r w:rsidR="00227100">
        <w:t xml:space="preserve">Do not </w:t>
      </w:r>
      <w:r w:rsidR="00837D35">
        <w:t xml:space="preserve">close Visual Studio, </w:t>
      </w:r>
      <w:r w:rsidR="00227100">
        <w:t xml:space="preserve">but </w:t>
      </w:r>
      <w:r w:rsidR="00837D35">
        <w:t xml:space="preserve">minimize it. </w:t>
      </w:r>
    </w:p>
    <w:p w14:paraId="2DB04E74" w14:textId="77777777" w:rsidR="008E6B33" w:rsidRDefault="008E6B33" w:rsidP="008E6B33">
      <w:pPr>
        <w:spacing w:after="0" w:line="259" w:lineRule="auto"/>
        <w:ind w:left="0"/>
      </w:pPr>
      <w:r>
        <w:rPr>
          <w:rFonts w:ascii="Arial" w:eastAsia="Arial" w:hAnsi="Arial" w:cs="Arial"/>
        </w:rPr>
        <w:t xml:space="preserve"> </w:t>
      </w:r>
      <w:r>
        <w:rPr>
          <w:rFonts w:ascii="Arial" w:eastAsia="Arial" w:hAnsi="Arial" w:cs="Arial"/>
        </w:rPr>
        <w:tab/>
      </w:r>
      <w:r>
        <w:rPr>
          <w:rFonts w:ascii="Calibri" w:eastAsia="Calibri" w:hAnsi="Calibri" w:cs="Calibri"/>
          <w:b/>
        </w:rPr>
        <w:t xml:space="preserve"> </w:t>
      </w:r>
    </w:p>
    <w:p w14:paraId="5FBE79A0" w14:textId="2F2EFA85" w:rsidR="008E6B33" w:rsidRDefault="0089360F" w:rsidP="008E6B33">
      <w:pPr>
        <w:pStyle w:val="Heading3"/>
      </w:pPr>
      <w:r>
        <w:t xml:space="preserve">Using </w:t>
      </w:r>
      <w:proofErr w:type="spellStart"/>
      <w:r>
        <w:t>RStudio</w:t>
      </w:r>
      <w:proofErr w:type="spellEnd"/>
      <w:r w:rsidR="008E6B33">
        <w:t xml:space="preserve"> </w:t>
      </w:r>
    </w:p>
    <w:p w14:paraId="72F5E71F" w14:textId="77777777" w:rsidR="00F067AD" w:rsidRDefault="00F067AD" w:rsidP="008E6B33">
      <w:pPr>
        <w:ind w:right="82"/>
      </w:pPr>
    </w:p>
    <w:p w14:paraId="294CE5E3" w14:textId="435AB78D" w:rsidR="008E6B33" w:rsidRDefault="008E6B33" w:rsidP="008E6B33">
      <w:pPr>
        <w:ind w:right="82"/>
      </w:pPr>
      <w:r>
        <w:t xml:space="preserve">In this task, you will </w:t>
      </w:r>
      <w:r w:rsidR="0089360F">
        <w:t xml:space="preserve">use </w:t>
      </w:r>
      <w:proofErr w:type="spellStart"/>
      <w:r w:rsidR="0089360F" w:rsidRPr="0089360F">
        <w:rPr>
          <w:b/>
        </w:rPr>
        <w:t>RStudio</w:t>
      </w:r>
      <w:proofErr w:type="spellEnd"/>
      <w:r w:rsidR="0089360F">
        <w:t xml:space="preserve"> to run your first R script. We will use Visual Studio for </w:t>
      </w:r>
      <w:r w:rsidR="00F24A62">
        <w:t xml:space="preserve">other </w:t>
      </w:r>
      <w:r w:rsidR="0089360F">
        <w:t xml:space="preserve">labs, but you can use </w:t>
      </w:r>
      <w:proofErr w:type="spellStart"/>
      <w:r w:rsidR="0089360F" w:rsidRPr="0089360F">
        <w:rPr>
          <w:b/>
        </w:rPr>
        <w:t>RStudio</w:t>
      </w:r>
      <w:proofErr w:type="spellEnd"/>
      <w:r w:rsidR="0089360F">
        <w:rPr>
          <w:b/>
        </w:rPr>
        <w:t xml:space="preserve"> </w:t>
      </w:r>
      <w:r w:rsidR="0089360F" w:rsidRPr="0089360F">
        <w:t>if you like</w:t>
      </w:r>
      <w:r w:rsidR="0089360F">
        <w:t>.</w:t>
      </w:r>
      <w:r>
        <w:t xml:space="preserve"> </w:t>
      </w:r>
    </w:p>
    <w:p w14:paraId="670159B1" w14:textId="43034BB2" w:rsidR="0089360F" w:rsidRDefault="008E6B33" w:rsidP="00AF7CD7">
      <w:pPr>
        <w:numPr>
          <w:ilvl w:val="0"/>
          <w:numId w:val="16"/>
        </w:numPr>
        <w:spacing w:after="173" w:line="264" w:lineRule="auto"/>
        <w:ind w:right="82" w:hanging="360"/>
      </w:pPr>
      <w:r>
        <w:t>On the</w:t>
      </w:r>
      <w:r w:rsidR="0089360F">
        <w:t xml:space="preserve"> taskbar, click the </w:t>
      </w:r>
      <w:proofErr w:type="spellStart"/>
      <w:r w:rsidR="0089360F" w:rsidRPr="00771098">
        <w:rPr>
          <w:b/>
        </w:rPr>
        <w:t>RStudio</w:t>
      </w:r>
      <w:proofErr w:type="spellEnd"/>
      <w:r w:rsidR="0089360F">
        <w:t xml:space="preserve"> shortcut.</w:t>
      </w:r>
    </w:p>
    <w:p w14:paraId="6AC1332A" w14:textId="5F8824DF" w:rsidR="00BD00A3" w:rsidRDefault="00BD00A3" w:rsidP="00BD00A3">
      <w:pPr>
        <w:pStyle w:val="ListParagraph"/>
        <w:ind w:left="705"/>
      </w:pPr>
      <w:r>
        <w:rPr>
          <w:noProof/>
          <w:lang w:eastAsia="en-US"/>
        </w:rPr>
        <mc:AlternateContent>
          <mc:Choice Requires="wps">
            <w:drawing>
              <wp:anchor distT="0" distB="0" distL="114300" distR="114300" simplePos="0" relativeHeight="251655168" behindDoc="0" locked="0" layoutInCell="1" allowOverlap="1" wp14:anchorId="4F55CDA4" wp14:editId="4BABCBFA">
                <wp:simplePos x="0" y="0"/>
                <wp:positionH relativeFrom="column">
                  <wp:posOffset>1219200</wp:posOffset>
                </wp:positionH>
                <wp:positionV relativeFrom="paragraph">
                  <wp:posOffset>150495</wp:posOffset>
                </wp:positionV>
                <wp:extent cx="428625" cy="457200"/>
                <wp:effectExtent l="0" t="0" r="28575" b="19050"/>
                <wp:wrapNone/>
                <wp:docPr id="41" name="Rectangle 41"/>
                <wp:cNvGraphicFramePr/>
                <a:graphic xmlns:a="http://schemas.openxmlformats.org/drawingml/2006/main">
                  <a:graphicData uri="http://schemas.microsoft.com/office/word/2010/wordprocessingShape">
                    <wps:wsp>
                      <wps:cNvSpPr/>
                      <wps:spPr>
                        <a:xfrm>
                          <a:off x="0" y="0"/>
                          <a:ext cx="428625" cy="4572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D972C4" id="Rectangle 41" o:spid="_x0000_s1026" style="position:absolute;margin-left:96pt;margin-top:11.85pt;width:33.75pt;height:36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" filled="f" strokecolor="#c00000" strokeweight="2pt"/>
            </w:pict>
          </mc:Fallback>
        </mc:AlternateContent>
      </w:r>
    </w:p>
    <w:p w14:paraId="10D4D0AA" w14:textId="45B22D7E" w:rsidR="00BD00A3" w:rsidRDefault="00BD00A3" w:rsidP="00BD00A3">
      <w:pPr>
        <w:pStyle w:val="ListParagraph"/>
        <w:spacing w:after="216" w:line="259" w:lineRule="auto"/>
        <w:ind w:left="705" w:right="3007"/>
      </w:pPr>
      <w:r>
        <w:rPr>
          <w:noProof/>
          <w:lang w:eastAsia="en-US"/>
        </w:rPr>
        <w:drawing>
          <wp:inline distT="0" distB="0" distL="0" distR="0" wp14:anchorId="1EDC030A" wp14:editId="18BD168E">
            <wp:extent cx="1666875" cy="3905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66875" cy="390525"/>
                    </a:xfrm>
                    <a:prstGeom prst="rect">
                      <a:avLst/>
                    </a:prstGeom>
                  </pic:spPr>
                </pic:pic>
              </a:graphicData>
            </a:graphic>
          </wp:inline>
        </w:drawing>
      </w:r>
    </w:p>
    <w:p w14:paraId="707BB89D" w14:textId="77777777" w:rsidR="00BD00A3" w:rsidRDefault="00BD00A3" w:rsidP="00BD00A3">
      <w:pPr>
        <w:spacing w:after="173" w:line="264" w:lineRule="auto"/>
        <w:ind w:left="705" w:right="82"/>
      </w:pPr>
    </w:p>
    <w:p w14:paraId="061C0B7D" w14:textId="5CEADC0A" w:rsidR="008E6B33" w:rsidRDefault="00227100" w:rsidP="00AF7CD7">
      <w:pPr>
        <w:numPr>
          <w:ilvl w:val="0"/>
          <w:numId w:val="16"/>
        </w:numPr>
        <w:spacing w:after="173" w:line="264" w:lineRule="auto"/>
        <w:ind w:right="82" w:hanging="360"/>
      </w:pPr>
      <w:r>
        <w:t xml:space="preserve">On </w:t>
      </w:r>
      <w:r w:rsidR="00BD00A3">
        <w:t>the left, you can see</w:t>
      </w:r>
      <w:r>
        <w:t xml:space="preserve"> the</w:t>
      </w:r>
      <w:r w:rsidR="00BD00A3">
        <w:t xml:space="preserve"> </w:t>
      </w:r>
      <w:r w:rsidR="00BD00A3" w:rsidRPr="00BD00A3">
        <w:rPr>
          <w:b/>
        </w:rPr>
        <w:t>Console</w:t>
      </w:r>
      <w:r w:rsidR="00BD00A3">
        <w:t xml:space="preserve"> window. You can run a command directly there or open a file to save your script.</w:t>
      </w:r>
    </w:p>
    <w:p w14:paraId="7799149C" w14:textId="770F4190" w:rsidR="00BD00A3" w:rsidRDefault="00BD00A3" w:rsidP="00AF7CD7">
      <w:pPr>
        <w:numPr>
          <w:ilvl w:val="0"/>
          <w:numId w:val="16"/>
        </w:numPr>
        <w:spacing w:after="173" w:line="264" w:lineRule="auto"/>
        <w:ind w:right="82" w:hanging="360"/>
      </w:pPr>
      <w:r>
        <w:t xml:space="preserve">Write </w:t>
      </w:r>
      <w:r w:rsidRPr="00BD00A3">
        <w:rPr>
          <w:b/>
        </w:rPr>
        <w:t>5 + 10</w:t>
      </w:r>
      <w:r>
        <w:t xml:space="preserve"> in </w:t>
      </w:r>
      <w:r w:rsidR="00227100">
        <w:t xml:space="preserve">the </w:t>
      </w:r>
      <w:r>
        <w:t>console</w:t>
      </w:r>
      <w:r w:rsidR="00227100">
        <w:t>,</w:t>
      </w:r>
      <w:r>
        <w:t xml:space="preserve"> and </w:t>
      </w:r>
      <w:r w:rsidR="00227100">
        <w:t xml:space="preserve">then </w:t>
      </w:r>
      <w:r>
        <w:t xml:space="preserve">press </w:t>
      </w:r>
      <w:r w:rsidRPr="00771098">
        <w:t>Enter</w:t>
      </w:r>
      <w:r>
        <w:t>. You should see the result right below the expression.</w:t>
      </w:r>
    </w:p>
    <w:p w14:paraId="7CF15B9A" w14:textId="57EFA75C" w:rsidR="008E6B33" w:rsidRDefault="00BD00A3" w:rsidP="00BD00A3">
      <w:pPr>
        <w:spacing w:after="219" w:line="259" w:lineRule="auto"/>
        <w:ind w:left="0" w:right="1478"/>
        <w:jc w:val="center"/>
      </w:pPr>
      <w:r>
        <w:rPr>
          <w:noProof/>
          <w:lang w:eastAsia="en-US"/>
        </w:rPr>
        <w:drawing>
          <wp:inline distT="0" distB="0" distL="0" distR="0" wp14:anchorId="45CAF273" wp14:editId="29170C2C">
            <wp:extent cx="3724275" cy="10287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24275" cy="1028700"/>
                    </a:xfrm>
                    <a:prstGeom prst="rect">
                      <a:avLst/>
                    </a:prstGeom>
                  </pic:spPr>
                </pic:pic>
              </a:graphicData>
            </a:graphic>
          </wp:inline>
        </w:drawing>
      </w:r>
    </w:p>
    <w:p w14:paraId="52540EB1" w14:textId="5EB3A6A1" w:rsidR="008E6B33" w:rsidRDefault="00227100" w:rsidP="00AF7CD7">
      <w:pPr>
        <w:numPr>
          <w:ilvl w:val="0"/>
          <w:numId w:val="16"/>
        </w:numPr>
        <w:spacing w:after="276" w:line="264" w:lineRule="auto"/>
        <w:ind w:right="82" w:hanging="360"/>
      </w:pPr>
      <w:r>
        <w:t>C</w:t>
      </w:r>
      <w:r w:rsidR="00BD00A3">
        <w:t xml:space="preserve">lick </w:t>
      </w:r>
      <w:r>
        <w:t xml:space="preserve">the </w:t>
      </w:r>
      <w:r w:rsidR="00BD00A3" w:rsidRPr="00BD00A3">
        <w:rPr>
          <w:b/>
        </w:rPr>
        <w:t>File</w:t>
      </w:r>
      <w:r w:rsidR="00BD00A3">
        <w:t xml:space="preserve"> menu, </w:t>
      </w:r>
      <w:r>
        <w:t xml:space="preserve">click </w:t>
      </w:r>
      <w:r w:rsidR="00BD00A3" w:rsidRPr="00BD00A3">
        <w:rPr>
          <w:b/>
        </w:rPr>
        <w:t>New File</w:t>
      </w:r>
      <w:r w:rsidR="00BD00A3">
        <w:t xml:space="preserve">, and then </w:t>
      </w:r>
      <w:r>
        <w:t xml:space="preserve">click </w:t>
      </w:r>
      <w:r w:rsidR="00BD00A3" w:rsidRPr="00BD00A3">
        <w:rPr>
          <w:b/>
        </w:rPr>
        <w:t>R Script</w:t>
      </w:r>
      <w:r w:rsidR="00BD00A3">
        <w:t xml:space="preserve">. </w:t>
      </w:r>
      <w:r>
        <w:t>Alternatively, y</w:t>
      </w:r>
      <w:r w:rsidR="00BD00A3">
        <w:t xml:space="preserve">ou can </w:t>
      </w:r>
      <w:r>
        <w:t xml:space="preserve">press </w:t>
      </w:r>
      <w:proofErr w:type="spellStart"/>
      <w:r w:rsidR="00BD00A3">
        <w:t>Ctrl+Shift+N</w:t>
      </w:r>
      <w:proofErr w:type="spellEnd"/>
      <w:r w:rsidR="00BD00A3">
        <w:t>.</w:t>
      </w:r>
      <w:r w:rsidR="008E6B33">
        <w:t xml:space="preserve"> </w:t>
      </w:r>
    </w:p>
    <w:p w14:paraId="2A750D59" w14:textId="40EB6223" w:rsidR="00BD00A3" w:rsidRDefault="004E0854" w:rsidP="004E0854">
      <w:pPr>
        <w:numPr>
          <w:ilvl w:val="0"/>
          <w:numId w:val="16"/>
        </w:numPr>
        <w:spacing w:after="276" w:line="264" w:lineRule="auto"/>
        <w:ind w:right="82" w:hanging="360"/>
      </w:pPr>
      <w:r>
        <w:t>Enter the simple expression that you used in</w:t>
      </w:r>
      <w:r w:rsidR="00227100">
        <w:t xml:space="preserve"> the</w:t>
      </w:r>
      <w:r>
        <w:t xml:space="preserve"> console (5+10)</w:t>
      </w:r>
      <w:r w:rsidR="00227100">
        <w:t>, a</w:t>
      </w:r>
      <w:r>
        <w:t xml:space="preserve">nd then </w:t>
      </w:r>
      <w:r w:rsidR="00227100">
        <w:t xml:space="preserve">press </w:t>
      </w:r>
      <w:r w:rsidRPr="00771098">
        <w:t>Enter</w:t>
      </w:r>
      <w:r>
        <w:t xml:space="preserve">. </w:t>
      </w:r>
    </w:p>
    <w:p w14:paraId="7596D21B" w14:textId="584C5691" w:rsidR="00BD00A3" w:rsidRDefault="004E0854" w:rsidP="00BD00A3">
      <w:pPr>
        <w:spacing w:after="276" w:line="264" w:lineRule="auto"/>
        <w:ind w:left="345" w:right="82"/>
      </w:pPr>
      <w:r>
        <w:t xml:space="preserve">Does the code </w:t>
      </w:r>
      <w:r w:rsidR="006B40DD">
        <w:t>run</w:t>
      </w:r>
      <w:r>
        <w:t>?</w:t>
      </w:r>
    </w:p>
    <w:p w14:paraId="1974FCE1" w14:textId="434A37B0" w:rsidR="004E0854" w:rsidRDefault="004E0854" w:rsidP="004E0854">
      <w:pPr>
        <w:spacing w:after="276" w:line="264" w:lineRule="auto"/>
        <w:ind w:left="345" w:right="82"/>
      </w:pPr>
      <w:r>
        <w:t xml:space="preserve">You can run a line of code from a script </w:t>
      </w:r>
      <w:r w:rsidR="0080466F">
        <w:t xml:space="preserve">by pressing </w:t>
      </w:r>
      <w:r w:rsidRPr="00771098">
        <w:t>Ctrl + Enter</w:t>
      </w:r>
      <w:r>
        <w:t>.</w:t>
      </w:r>
    </w:p>
    <w:p w14:paraId="0DB071DC" w14:textId="3B4F6F8B" w:rsidR="004E0854" w:rsidRDefault="004E0854" w:rsidP="00AF7CD7">
      <w:pPr>
        <w:numPr>
          <w:ilvl w:val="0"/>
          <w:numId w:val="16"/>
        </w:numPr>
        <w:spacing w:after="177" w:line="259" w:lineRule="auto"/>
        <w:ind w:right="82" w:hanging="360"/>
      </w:pPr>
      <w:r>
        <w:t xml:space="preserve">Select the line with </w:t>
      </w:r>
      <w:r w:rsidR="0080466F">
        <w:t xml:space="preserve">the expression </w:t>
      </w:r>
      <w:r w:rsidRPr="00771098">
        <w:rPr>
          <w:b/>
        </w:rPr>
        <w:t>5+10</w:t>
      </w:r>
      <w:r w:rsidR="0080466F">
        <w:rPr>
          <w:b/>
        </w:rPr>
        <w:t>,</w:t>
      </w:r>
      <w:r>
        <w:t xml:space="preserve"> and </w:t>
      </w:r>
      <w:r w:rsidR="0080466F">
        <w:t xml:space="preserve">then </w:t>
      </w:r>
      <w:r>
        <w:t xml:space="preserve">click </w:t>
      </w:r>
      <w:r w:rsidRPr="004E0854">
        <w:rPr>
          <w:b/>
        </w:rPr>
        <w:t>Run</w:t>
      </w:r>
      <w:r>
        <w:t xml:space="preserve">. You can </w:t>
      </w:r>
      <w:r w:rsidR="0080466F">
        <w:t xml:space="preserve">also press </w:t>
      </w:r>
      <w:r>
        <w:t xml:space="preserve">Ctrl + Enter. After that, notice that the expression </w:t>
      </w:r>
      <w:r w:rsidR="0080466F">
        <w:t xml:space="preserve">is </w:t>
      </w:r>
      <w:r>
        <w:t>executed in</w:t>
      </w:r>
      <w:r w:rsidR="0080466F">
        <w:t xml:space="preserve"> the</w:t>
      </w:r>
      <w:r>
        <w:t xml:space="preserve"> </w:t>
      </w:r>
      <w:r w:rsidRPr="004E0854">
        <w:rPr>
          <w:b/>
        </w:rPr>
        <w:t>Console</w:t>
      </w:r>
      <w:r>
        <w:t>.</w:t>
      </w:r>
    </w:p>
    <w:p w14:paraId="40494F9B" w14:textId="4103DDD7" w:rsidR="004E0854" w:rsidRDefault="004E0854" w:rsidP="004E0854">
      <w:pPr>
        <w:spacing w:after="177" w:line="259" w:lineRule="auto"/>
        <w:ind w:left="705" w:right="82"/>
      </w:pPr>
      <w:r>
        <w:rPr>
          <w:noProof/>
          <w:lang w:eastAsia="en-US"/>
        </w:rPr>
        <w:lastRenderedPageBreak/>
        <mc:AlternateContent>
          <mc:Choice Requires="wps">
            <w:drawing>
              <wp:anchor distT="0" distB="0" distL="114300" distR="114300" simplePos="0" relativeHeight="251657216" behindDoc="0" locked="0" layoutInCell="1" allowOverlap="1" wp14:anchorId="0CF2C9AB" wp14:editId="743AAB81">
                <wp:simplePos x="0" y="0"/>
                <wp:positionH relativeFrom="column">
                  <wp:posOffset>2543175</wp:posOffset>
                </wp:positionH>
                <wp:positionV relativeFrom="paragraph">
                  <wp:posOffset>8255</wp:posOffset>
                </wp:positionV>
                <wp:extent cx="514350" cy="352425"/>
                <wp:effectExtent l="0" t="0" r="19050" b="28575"/>
                <wp:wrapNone/>
                <wp:docPr id="45" name="Rectangle 45"/>
                <wp:cNvGraphicFramePr/>
                <a:graphic xmlns:a="http://schemas.openxmlformats.org/drawingml/2006/main">
                  <a:graphicData uri="http://schemas.microsoft.com/office/word/2010/wordprocessingShape">
                    <wps:wsp>
                      <wps:cNvSpPr/>
                      <wps:spPr>
                        <a:xfrm>
                          <a:off x="0" y="0"/>
                          <a:ext cx="514350" cy="3524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0255A1" id="Rectangle 45" o:spid="_x0000_s1026" style="position:absolute;margin-left:200.25pt;margin-top:.65pt;width:40.5pt;height:27.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" filled="f" strokecolor="#c00000" strokeweight="2pt"/>
            </w:pict>
          </mc:Fallback>
        </mc:AlternateContent>
      </w:r>
      <w:r>
        <w:rPr>
          <w:noProof/>
          <w:lang w:eastAsia="en-US"/>
        </w:rPr>
        <w:drawing>
          <wp:inline distT="0" distB="0" distL="0" distR="0" wp14:anchorId="0AACD2BB" wp14:editId="09D2648F">
            <wp:extent cx="4181475" cy="3619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1475" cy="361950"/>
                    </a:xfrm>
                    <a:prstGeom prst="rect">
                      <a:avLst/>
                    </a:prstGeom>
                  </pic:spPr>
                </pic:pic>
              </a:graphicData>
            </a:graphic>
          </wp:inline>
        </w:drawing>
      </w:r>
    </w:p>
    <w:p w14:paraId="4C62679B" w14:textId="315C7542" w:rsidR="004E0854" w:rsidRDefault="004E0854" w:rsidP="004E0854">
      <w:pPr>
        <w:spacing w:after="177" w:line="259" w:lineRule="auto"/>
        <w:ind w:left="705" w:right="82"/>
      </w:pPr>
      <w:r>
        <w:t xml:space="preserve">If you want </w:t>
      </w:r>
      <w:r w:rsidR="005E6B3F">
        <w:t>reproducibility,</w:t>
      </w:r>
      <w:r>
        <w:t xml:space="preserve"> you should always use script files to store the code. </w:t>
      </w:r>
    </w:p>
    <w:p w14:paraId="66651784" w14:textId="6B862ACF" w:rsidR="004E0854" w:rsidRDefault="004E0854" w:rsidP="004E0854">
      <w:pPr>
        <w:spacing w:after="177" w:line="259" w:lineRule="auto"/>
        <w:ind w:left="0" w:right="82"/>
      </w:pPr>
    </w:p>
    <w:p w14:paraId="474549F4" w14:textId="742A2DEB" w:rsidR="004E0854" w:rsidRDefault="004E0854" w:rsidP="004E0854">
      <w:pPr>
        <w:pStyle w:val="Heading3"/>
      </w:pPr>
      <w:r>
        <w:t xml:space="preserve">Dealing with Workspaces </w:t>
      </w:r>
    </w:p>
    <w:p w14:paraId="4832EBBC" w14:textId="77777777" w:rsidR="004E0854" w:rsidRDefault="004E0854" w:rsidP="004E0854">
      <w:pPr>
        <w:ind w:right="82"/>
      </w:pPr>
    </w:p>
    <w:p w14:paraId="415BFB33" w14:textId="3BCDFB70" w:rsidR="004E0854" w:rsidRDefault="004E0854" w:rsidP="004E0854">
      <w:pPr>
        <w:ind w:right="82"/>
      </w:pPr>
      <w:r>
        <w:t xml:space="preserve">In this task, you will create variables in R and manipulate the workspace </w:t>
      </w:r>
      <w:r w:rsidR="0080466F">
        <w:t xml:space="preserve">by </w:t>
      </w:r>
      <w:r>
        <w:t>using</w:t>
      </w:r>
      <w:r w:rsidR="0080466F">
        <w:t xml:space="preserve"> the</w:t>
      </w:r>
      <w:r>
        <w:t xml:space="preserve"> </w:t>
      </w:r>
      <w:r w:rsidRPr="004E0854">
        <w:rPr>
          <w:b/>
        </w:rPr>
        <w:t>ls()</w:t>
      </w:r>
      <w:r>
        <w:t xml:space="preserve"> and </w:t>
      </w:r>
      <w:proofErr w:type="spellStart"/>
      <w:r w:rsidRPr="004E0854">
        <w:rPr>
          <w:b/>
        </w:rPr>
        <w:t>rm</w:t>
      </w:r>
      <w:proofErr w:type="spellEnd"/>
      <w:r w:rsidRPr="004E0854">
        <w:rPr>
          <w:b/>
        </w:rPr>
        <w:t>()</w:t>
      </w:r>
      <w:r>
        <w:t xml:space="preserve"> functions.</w:t>
      </w:r>
    </w:p>
    <w:p w14:paraId="2AA4B4EB" w14:textId="5F9728A0" w:rsidR="004E0854" w:rsidRDefault="00982090" w:rsidP="004E0854">
      <w:pPr>
        <w:numPr>
          <w:ilvl w:val="0"/>
          <w:numId w:val="41"/>
        </w:numPr>
        <w:spacing w:after="173" w:line="264" w:lineRule="auto"/>
        <w:ind w:right="82" w:hanging="360"/>
      </w:pPr>
      <w:r>
        <w:t xml:space="preserve">You probably have Visual Studio already open. If not, open it from the taskbar and then open </w:t>
      </w:r>
      <w:r w:rsidR="0080466F">
        <w:t xml:space="preserve">the </w:t>
      </w:r>
      <w:r>
        <w:t xml:space="preserve">project </w:t>
      </w:r>
      <w:r w:rsidR="0080466F">
        <w:t xml:space="preserve">you previously created </w:t>
      </w:r>
      <w:r>
        <w:t>(</w:t>
      </w:r>
      <w:r w:rsidRPr="00771098">
        <w:rPr>
          <w:b/>
        </w:rPr>
        <w:t>File &gt;&gt; Open &gt;&gt; Project/Solution</w:t>
      </w:r>
      <w:r>
        <w:t xml:space="preserve">) called </w:t>
      </w:r>
      <w:proofErr w:type="spellStart"/>
      <w:r w:rsidRPr="00982090">
        <w:rPr>
          <w:b/>
        </w:rPr>
        <w:t>MyFirstRScript</w:t>
      </w:r>
      <w:proofErr w:type="spellEnd"/>
      <w:r>
        <w:t>.</w:t>
      </w:r>
    </w:p>
    <w:p w14:paraId="08368F8C" w14:textId="1DEBACF3" w:rsidR="00982090" w:rsidRDefault="00982090" w:rsidP="004E0854">
      <w:pPr>
        <w:numPr>
          <w:ilvl w:val="0"/>
          <w:numId w:val="41"/>
        </w:numPr>
        <w:spacing w:after="173" w:line="264" w:lineRule="auto"/>
        <w:ind w:right="82" w:hanging="360"/>
      </w:pPr>
      <w:r>
        <w:t xml:space="preserve">Open </w:t>
      </w:r>
      <w:r w:rsidR="0080466F">
        <w:t xml:space="preserve">the </w:t>
      </w:r>
      <w:proofErr w:type="spellStart"/>
      <w:r w:rsidRPr="00982090">
        <w:rPr>
          <w:b/>
        </w:rPr>
        <w:t>script.R</w:t>
      </w:r>
      <w:proofErr w:type="spellEnd"/>
      <w:r>
        <w:t xml:space="preserve"> file (</w:t>
      </w:r>
      <w:r w:rsidR="0080466F">
        <w:t>in the</w:t>
      </w:r>
      <w:r>
        <w:t xml:space="preserve"> </w:t>
      </w:r>
      <w:r w:rsidRPr="00771098">
        <w:rPr>
          <w:b/>
        </w:rPr>
        <w:t>Solution Explorer</w:t>
      </w:r>
      <w:r>
        <w:t xml:space="preserve"> window, </w:t>
      </w:r>
      <w:r w:rsidR="0080466F">
        <w:t>double</w:t>
      </w:r>
      <w:r w:rsidR="0080466F">
        <w:noBreakHyphen/>
      </w:r>
      <w:r>
        <w:t xml:space="preserve">click </w:t>
      </w:r>
      <w:r w:rsidR="0080466F">
        <w:t xml:space="preserve">the </w:t>
      </w:r>
      <w:proofErr w:type="spellStart"/>
      <w:r w:rsidRPr="00982090">
        <w:rPr>
          <w:b/>
        </w:rPr>
        <w:t>script.R</w:t>
      </w:r>
      <w:proofErr w:type="spellEnd"/>
      <w:r>
        <w:t xml:space="preserve"> file. Your screen should be </w:t>
      </w:r>
      <w:r w:rsidR="0080466F">
        <w:t>similar to the following screenshot</w:t>
      </w:r>
      <w:r>
        <w:t>:</w:t>
      </w:r>
    </w:p>
    <w:p w14:paraId="381A2F88" w14:textId="5446E38E" w:rsidR="00982090" w:rsidRDefault="00982090" w:rsidP="00982090">
      <w:pPr>
        <w:spacing w:after="173" w:line="264" w:lineRule="auto"/>
        <w:ind w:left="705" w:right="82"/>
      </w:pPr>
      <w:r>
        <w:rPr>
          <w:noProof/>
          <w:lang w:eastAsia="en-US"/>
        </w:rPr>
        <w:drawing>
          <wp:inline distT="0" distB="0" distL="0" distR="0" wp14:anchorId="1D3B3EA1" wp14:editId="67687C9E">
            <wp:extent cx="5486400" cy="27101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710180"/>
                    </a:xfrm>
                    <a:prstGeom prst="rect">
                      <a:avLst/>
                    </a:prstGeom>
                  </pic:spPr>
                </pic:pic>
              </a:graphicData>
            </a:graphic>
          </wp:inline>
        </w:drawing>
      </w:r>
    </w:p>
    <w:p w14:paraId="7620074C" w14:textId="0DD725E8" w:rsidR="008E6B33" w:rsidRDefault="008E6B33" w:rsidP="00BF4445">
      <w:pPr>
        <w:spacing w:after="0" w:line="259" w:lineRule="auto"/>
        <w:ind w:left="0" w:right="1149"/>
        <w:jc w:val="center"/>
      </w:pPr>
      <w:r>
        <w:t xml:space="preserve"> </w:t>
      </w:r>
    </w:p>
    <w:p w14:paraId="45C4E7EB" w14:textId="618A627B" w:rsidR="008E6B33" w:rsidRDefault="0080466F" w:rsidP="004E0854">
      <w:pPr>
        <w:numPr>
          <w:ilvl w:val="0"/>
          <w:numId w:val="41"/>
        </w:numPr>
        <w:spacing w:after="276" w:line="264" w:lineRule="auto"/>
        <w:ind w:right="82" w:hanging="360"/>
      </w:pPr>
      <w:r w:rsidRPr="00771098">
        <w:t>The</w:t>
      </w:r>
      <w:r>
        <w:rPr>
          <w:b/>
        </w:rPr>
        <w:t xml:space="preserve"> </w:t>
      </w:r>
      <w:r w:rsidR="00982090" w:rsidRPr="00982090">
        <w:rPr>
          <w:b/>
        </w:rPr>
        <w:t>R Interactive</w:t>
      </w:r>
      <w:r w:rsidR="00982090">
        <w:t xml:space="preserve"> window is very similar to </w:t>
      </w:r>
      <w:r>
        <w:t xml:space="preserve">the </w:t>
      </w:r>
      <w:r w:rsidR="00982090">
        <w:t xml:space="preserve">Console window from </w:t>
      </w:r>
      <w:proofErr w:type="spellStart"/>
      <w:r w:rsidR="00982090">
        <w:t>RStudio</w:t>
      </w:r>
      <w:proofErr w:type="spellEnd"/>
      <w:r w:rsidR="00982090">
        <w:t>. Try the same expression (</w:t>
      </w:r>
      <w:r w:rsidR="00982090" w:rsidRPr="00771098">
        <w:rPr>
          <w:b/>
        </w:rPr>
        <w:t>5+10</w:t>
      </w:r>
      <w:r w:rsidR="00982090">
        <w:t>)</w:t>
      </w:r>
      <w:r>
        <w:t>,</w:t>
      </w:r>
      <w:r w:rsidR="00982090">
        <w:t xml:space="preserve"> and </w:t>
      </w:r>
      <w:r>
        <w:t xml:space="preserve">then </w:t>
      </w:r>
      <w:r w:rsidR="00982090">
        <w:t xml:space="preserve">press </w:t>
      </w:r>
      <w:r w:rsidR="00982090" w:rsidRPr="00771098">
        <w:t>Enter</w:t>
      </w:r>
      <w:r w:rsidR="00982090">
        <w:t>.</w:t>
      </w:r>
      <w:r w:rsidR="008E6B33">
        <w:t xml:space="preserve"> </w:t>
      </w:r>
    </w:p>
    <w:p w14:paraId="75C8F429" w14:textId="261D6EA5" w:rsidR="00982090" w:rsidRDefault="0080466F" w:rsidP="004E0854">
      <w:pPr>
        <w:numPr>
          <w:ilvl w:val="0"/>
          <w:numId w:val="41"/>
        </w:numPr>
        <w:spacing w:after="276" w:line="264" w:lineRule="auto"/>
        <w:ind w:right="82" w:hanging="360"/>
      </w:pPr>
      <w:r>
        <w:t>Type</w:t>
      </w:r>
      <w:r w:rsidRPr="00BB70C1">
        <w:t xml:space="preserve"> </w:t>
      </w:r>
      <w:r w:rsidR="00BB70C1" w:rsidRPr="00BB70C1">
        <w:t xml:space="preserve">the following code in </w:t>
      </w:r>
      <w:r>
        <w:t xml:space="preserve">the </w:t>
      </w:r>
      <w:proofErr w:type="spellStart"/>
      <w:r w:rsidR="00BB70C1" w:rsidRPr="00BB70C1">
        <w:rPr>
          <w:b/>
        </w:rPr>
        <w:t>script.R</w:t>
      </w:r>
      <w:proofErr w:type="spellEnd"/>
      <w:r w:rsidR="00BB70C1" w:rsidRPr="00BB70C1">
        <w:t xml:space="preserve"> window</w:t>
      </w:r>
      <w:r w:rsidR="00BB70C1">
        <w:t>.</w:t>
      </w:r>
    </w:p>
    <w:p w14:paraId="70CB5381" w14:textId="69CF6B63" w:rsidR="00BB70C1" w:rsidRPr="00BB70C1" w:rsidRDefault="00BB70C1" w:rsidP="00BB70C1">
      <w:pPr>
        <w:spacing w:after="276" w:line="264" w:lineRule="auto"/>
        <w:ind w:left="705" w:right="82"/>
        <w:rPr>
          <w:rFonts w:ascii="Courier New" w:hAnsi="Courier New" w:cs="Courier New"/>
        </w:rPr>
      </w:pPr>
      <w:r w:rsidRPr="00BB70C1">
        <w:rPr>
          <w:rFonts w:ascii="Courier New" w:hAnsi="Courier New" w:cs="Courier New"/>
        </w:rPr>
        <w:t># x &lt;- 1</w:t>
      </w:r>
      <w:r w:rsidRPr="00BB70C1">
        <w:rPr>
          <w:rFonts w:ascii="Courier New" w:hAnsi="Courier New" w:cs="Courier New"/>
        </w:rPr>
        <w:br/>
        <w:t>y &lt;- 2</w:t>
      </w:r>
      <w:r w:rsidRPr="00BB70C1">
        <w:rPr>
          <w:rFonts w:ascii="Courier New" w:hAnsi="Courier New" w:cs="Courier New"/>
        </w:rPr>
        <w:br/>
        <w:t>z = 3</w:t>
      </w:r>
    </w:p>
    <w:p w14:paraId="0EB15671" w14:textId="28ACD953" w:rsidR="00BB70C1" w:rsidRDefault="0080466F" w:rsidP="004E0854">
      <w:pPr>
        <w:numPr>
          <w:ilvl w:val="0"/>
          <w:numId w:val="41"/>
        </w:numPr>
        <w:spacing w:after="276" w:line="264" w:lineRule="auto"/>
        <w:ind w:right="82" w:hanging="360"/>
      </w:pPr>
      <w:r>
        <w:rPr>
          <w:noProof/>
          <w:lang w:eastAsia="en-US"/>
        </w:rPr>
        <mc:AlternateContent>
          <mc:Choice Requires="wps">
            <w:drawing>
              <wp:anchor distT="0" distB="0" distL="114300" distR="114300" simplePos="0" relativeHeight="251663360" behindDoc="0" locked="0" layoutInCell="1" allowOverlap="1" wp14:anchorId="7526425D" wp14:editId="57CCD71B">
                <wp:simplePos x="0" y="0"/>
                <wp:positionH relativeFrom="column">
                  <wp:posOffset>3914775</wp:posOffset>
                </wp:positionH>
                <wp:positionV relativeFrom="paragraph">
                  <wp:posOffset>469265</wp:posOffset>
                </wp:positionV>
                <wp:extent cx="514350" cy="35242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514350" cy="3524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DE889" id="Rectangle 10" o:spid="_x0000_s1026" style="position:absolute;margin-left:308.25pt;margin-top:36.95pt;width:40.5pt;height:2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" filled="f" strokecolor="#c00000" strokeweight="2pt"/>
            </w:pict>
          </mc:Fallback>
        </mc:AlternateContent>
      </w:r>
      <w:r>
        <w:rPr>
          <w:noProof/>
          <w:lang w:eastAsia="en-US"/>
        </w:rPr>
        <w:t>Place the</w:t>
      </w:r>
      <w:r>
        <w:t xml:space="preserve"> </w:t>
      </w:r>
      <w:r w:rsidR="00BB70C1">
        <w:t xml:space="preserve">cursor on the </w:t>
      </w:r>
      <w:r w:rsidR="00BB70C1" w:rsidRPr="00771098">
        <w:t>first line</w:t>
      </w:r>
      <w:r>
        <w:t>,</w:t>
      </w:r>
      <w:r w:rsidR="00BB70C1">
        <w:t xml:space="preserve"> and </w:t>
      </w:r>
      <w:r>
        <w:t xml:space="preserve">then </w:t>
      </w:r>
      <w:r w:rsidR="00BB70C1">
        <w:t xml:space="preserve">click </w:t>
      </w:r>
      <w:r>
        <w:t xml:space="preserve">the </w:t>
      </w:r>
      <w:r w:rsidR="00BB70C1" w:rsidRPr="00BB70C1">
        <w:rPr>
          <w:b/>
        </w:rPr>
        <w:t>Execute on Interactive</w:t>
      </w:r>
      <w:r w:rsidR="00BB70C1">
        <w:t xml:space="preserve"> </w:t>
      </w:r>
      <w:r>
        <w:t xml:space="preserve">icon </w:t>
      </w:r>
      <w:r w:rsidR="00BB70C1">
        <w:t xml:space="preserve">three times. </w:t>
      </w:r>
      <w:r>
        <w:t xml:space="preserve">You could also press </w:t>
      </w:r>
      <w:r w:rsidR="00BB70C1">
        <w:t>Ctrl + Enter.</w:t>
      </w:r>
    </w:p>
    <w:p w14:paraId="0C1F5CD7" w14:textId="52CBB173" w:rsidR="00BB70C1" w:rsidRDefault="0082657A" w:rsidP="00BB70C1">
      <w:pPr>
        <w:spacing w:after="276" w:line="264" w:lineRule="auto"/>
        <w:ind w:left="705" w:right="82"/>
      </w:pPr>
      <w:r>
        <w:rPr>
          <w:noProof/>
          <w:lang w:eastAsia="en-US"/>
        </w:rPr>
        <w:lastRenderedPageBreak/>
        <w:drawing>
          <wp:inline distT="0" distB="0" distL="0" distR="0" wp14:anchorId="6B637772" wp14:editId="3D44EDF6">
            <wp:extent cx="5067300" cy="2762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67300" cy="276225"/>
                    </a:xfrm>
                    <a:prstGeom prst="rect">
                      <a:avLst/>
                    </a:prstGeom>
                  </pic:spPr>
                </pic:pic>
              </a:graphicData>
            </a:graphic>
          </wp:inline>
        </w:drawing>
      </w:r>
    </w:p>
    <w:p w14:paraId="762AEC66" w14:textId="38BF6E67" w:rsidR="00BB70C1" w:rsidRDefault="00BB70C1" w:rsidP="004E0854">
      <w:pPr>
        <w:numPr>
          <w:ilvl w:val="0"/>
          <w:numId w:val="41"/>
        </w:numPr>
        <w:spacing w:after="276" w:line="264" w:lineRule="auto"/>
        <w:ind w:right="82" w:hanging="360"/>
      </w:pPr>
      <w:r>
        <w:t>Now</w:t>
      </w:r>
      <w:r w:rsidR="0080466F">
        <w:t>,</w:t>
      </w:r>
      <w:r>
        <w:t xml:space="preserve"> in </w:t>
      </w:r>
      <w:r w:rsidR="0080466F">
        <w:t xml:space="preserve">the </w:t>
      </w:r>
      <w:r w:rsidRPr="00BB70C1">
        <w:rPr>
          <w:b/>
        </w:rPr>
        <w:t>R Interactive</w:t>
      </w:r>
      <w:r>
        <w:t xml:space="preserve"> window</w:t>
      </w:r>
      <w:r w:rsidR="0080466F">
        <w:t>,</w:t>
      </w:r>
      <w:r>
        <w:t xml:space="preserve"> you should see the code from </w:t>
      </w:r>
      <w:r w:rsidR="0080466F">
        <w:t xml:space="preserve">the </w:t>
      </w:r>
      <w:r>
        <w:t xml:space="preserve">script. </w:t>
      </w:r>
    </w:p>
    <w:p w14:paraId="371597CF" w14:textId="2CA878B0" w:rsidR="00BB70C1" w:rsidRDefault="00BB70C1" w:rsidP="004E0854">
      <w:pPr>
        <w:numPr>
          <w:ilvl w:val="0"/>
          <w:numId w:val="41"/>
        </w:numPr>
        <w:spacing w:after="276" w:line="264" w:lineRule="auto"/>
        <w:ind w:right="82" w:hanging="360"/>
      </w:pPr>
      <w:r>
        <w:t xml:space="preserve">In </w:t>
      </w:r>
      <w:r w:rsidR="0080466F">
        <w:t xml:space="preserve">the </w:t>
      </w:r>
      <w:r w:rsidRPr="00BB70C1">
        <w:rPr>
          <w:b/>
        </w:rPr>
        <w:t>R Interactive</w:t>
      </w:r>
      <w:r>
        <w:t xml:space="preserve"> window, write </w:t>
      </w:r>
      <w:r w:rsidRPr="00BB70C1">
        <w:rPr>
          <w:b/>
        </w:rPr>
        <w:t>y</w:t>
      </w:r>
      <w:r>
        <w:t xml:space="preserve"> and then press </w:t>
      </w:r>
      <w:r w:rsidRPr="00771098">
        <w:t>Enter</w:t>
      </w:r>
      <w:r>
        <w:t>.</w:t>
      </w:r>
    </w:p>
    <w:p w14:paraId="121EB8CA" w14:textId="1A412082" w:rsidR="00BB70C1" w:rsidRDefault="00BB70C1" w:rsidP="004E0854">
      <w:pPr>
        <w:numPr>
          <w:ilvl w:val="0"/>
          <w:numId w:val="41"/>
        </w:numPr>
        <w:spacing w:after="276" w:line="264" w:lineRule="auto"/>
        <w:ind w:right="82" w:hanging="360"/>
      </w:pPr>
      <w:r>
        <w:t xml:space="preserve">Write </w:t>
      </w:r>
      <w:r w:rsidRPr="00BB70C1">
        <w:rPr>
          <w:b/>
        </w:rPr>
        <w:t>z</w:t>
      </w:r>
      <w:r>
        <w:t xml:space="preserve"> and press </w:t>
      </w:r>
      <w:r w:rsidRPr="00771098">
        <w:t>Enter</w:t>
      </w:r>
      <w:r>
        <w:t>.</w:t>
      </w:r>
    </w:p>
    <w:p w14:paraId="2E01FF35" w14:textId="10BDCA99" w:rsidR="008E6B33" w:rsidRDefault="00BB70C1" w:rsidP="004E0854">
      <w:pPr>
        <w:numPr>
          <w:ilvl w:val="0"/>
          <w:numId w:val="41"/>
        </w:numPr>
        <w:spacing w:after="276" w:line="264" w:lineRule="auto"/>
        <w:ind w:right="82" w:hanging="360"/>
      </w:pPr>
      <w:r>
        <w:t xml:space="preserve">Write </w:t>
      </w:r>
      <w:r w:rsidRPr="00BB70C1">
        <w:rPr>
          <w:b/>
        </w:rPr>
        <w:t>x</w:t>
      </w:r>
      <w:r>
        <w:t xml:space="preserve"> and press </w:t>
      </w:r>
      <w:r w:rsidRPr="00771098">
        <w:t>Enter</w:t>
      </w:r>
      <w:r w:rsidRPr="00BB70C1">
        <w:t>.</w:t>
      </w:r>
      <w:r w:rsidR="008E6B33" w:rsidRPr="00BB70C1">
        <w:t xml:space="preserve"> </w:t>
      </w:r>
    </w:p>
    <w:p w14:paraId="2710C010" w14:textId="2CC2D1A4" w:rsidR="00BB70C1" w:rsidRDefault="00BB70C1" w:rsidP="004E0854">
      <w:pPr>
        <w:numPr>
          <w:ilvl w:val="0"/>
          <w:numId w:val="41"/>
        </w:numPr>
        <w:spacing w:after="276" w:line="264" w:lineRule="auto"/>
        <w:ind w:right="82" w:hanging="360"/>
      </w:pPr>
      <w:r>
        <w:t xml:space="preserve">Notice that you received an error. This is because all </w:t>
      </w:r>
      <w:r w:rsidR="0080466F">
        <w:t xml:space="preserve">the </w:t>
      </w:r>
      <w:r>
        <w:t>code after a # sign is ignored by R (commentary).</w:t>
      </w:r>
    </w:p>
    <w:p w14:paraId="1DA8701E" w14:textId="72DD35D3" w:rsidR="008E6B33" w:rsidRDefault="00BB70C1" w:rsidP="004E0854">
      <w:pPr>
        <w:numPr>
          <w:ilvl w:val="0"/>
          <w:numId w:val="41"/>
        </w:numPr>
        <w:spacing w:after="276" w:line="264" w:lineRule="auto"/>
        <w:ind w:right="82" w:hanging="360"/>
      </w:pPr>
      <w:r>
        <w:t xml:space="preserve">Write </w:t>
      </w:r>
      <w:r w:rsidRPr="00BB70C1">
        <w:rPr>
          <w:rFonts w:ascii="Courier New" w:hAnsi="Courier New" w:cs="Courier New"/>
          <w:b/>
        </w:rPr>
        <w:t>x &lt;- 1</w:t>
      </w:r>
      <w:r>
        <w:t xml:space="preserve"> and press </w:t>
      </w:r>
      <w:r w:rsidRPr="00771098">
        <w:t>Enter</w:t>
      </w:r>
      <w:r>
        <w:t>.</w:t>
      </w:r>
      <w:r w:rsidR="008E6B33">
        <w:t xml:space="preserve"> </w:t>
      </w:r>
      <w:r w:rsidR="0031599B">
        <w:t xml:space="preserve">Write x and press </w:t>
      </w:r>
      <w:r w:rsidR="0080466F" w:rsidRPr="00683B04">
        <w:t>Enter</w:t>
      </w:r>
      <w:r w:rsidR="0080466F" w:rsidRPr="0031599B" w:rsidDel="0080466F">
        <w:rPr>
          <w:b/>
        </w:rPr>
        <w:t xml:space="preserve"> </w:t>
      </w:r>
      <w:r w:rsidR="0031599B">
        <w:t>again.</w:t>
      </w:r>
    </w:p>
    <w:p w14:paraId="02292477" w14:textId="7A5D670C" w:rsidR="0031599B" w:rsidRDefault="0031599B" w:rsidP="004E0854">
      <w:pPr>
        <w:numPr>
          <w:ilvl w:val="0"/>
          <w:numId w:val="41"/>
        </w:numPr>
        <w:spacing w:after="178" w:line="264" w:lineRule="auto"/>
        <w:ind w:right="82" w:hanging="360"/>
      </w:pPr>
      <w:r>
        <w:t>Now you have three variables defined. Use</w:t>
      </w:r>
      <w:r w:rsidR="0080466F">
        <w:t xml:space="preserve"> the</w:t>
      </w:r>
      <w:r>
        <w:t xml:space="preserve"> </w:t>
      </w:r>
      <w:r w:rsidRPr="00771098">
        <w:rPr>
          <w:b/>
        </w:rPr>
        <w:t>ls()</w:t>
      </w:r>
      <w:r>
        <w:t xml:space="preserve"> function to see all variables in your workspace.</w:t>
      </w:r>
    </w:p>
    <w:p w14:paraId="35AFE0C4" w14:textId="71652A3B" w:rsidR="008E6B33" w:rsidRDefault="0082657A" w:rsidP="0031599B">
      <w:pPr>
        <w:spacing w:after="178" w:line="264" w:lineRule="auto"/>
        <w:ind w:left="705" w:right="82"/>
      </w:pPr>
      <w:r>
        <w:rPr>
          <w:noProof/>
          <w:lang w:eastAsia="en-US"/>
        </w:rPr>
        <w:drawing>
          <wp:inline distT="0" distB="0" distL="0" distR="0" wp14:anchorId="5112118B" wp14:editId="1869C233">
            <wp:extent cx="1533525" cy="3333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65000"/>
                    <a:stretch/>
                  </pic:blipFill>
                  <pic:spPr bwMode="auto">
                    <a:xfrm>
                      <a:off x="0" y="0"/>
                      <a:ext cx="1533525" cy="333375"/>
                    </a:xfrm>
                    <a:prstGeom prst="rect">
                      <a:avLst/>
                    </a:prstGeom>
                    <a:ln>
                      <a:noFill/>
                    </a:ln>
                    <a:extLst>
                      <a:ext uri="{53640926-AAD7-44D8-BBD7-CCE9431645EC}">
                        <a14:shadowObscured xmlns:a14="http://schemas.microsoft.com/office/drawing/2010/main"/>
                      </a:ext>
                    </a:extLst>
                  </pic:spPr>
                </pic:pic>
              </a:graphicData>
            </a:graphic>
          </wp:inline>
        </w:drawing>
      </w:r>
      <w:r w:rsidR="008E6B33">
        <w:t xml:space="preserve">  </w:t>
      </w:r>
    </w:p>
    <w:p w14:paraId="00CC8EEA" w14:textId="1413EED5" w:rsidR="0031599B" w:rsidRDefault="0031599B" w:rsidP="004E0854">
      <w:pPr>
        <w:numPr>
          <w:ilvl w:val="0"/>
          <w:numId w:val="41"/>
        </w:numPr>
        <w:spacing w:after="242" w:line="264" w:lineRule="auto"/>
        <w:ind w:right="82" w:hanging="360"/>
      </w:pPr>
      <w:r>
        <w:t>Write the following code in</w:t>
      </w:r>
      <w:r w:rsidR="0080466F">
        <w:t xml:space="preserve"> the</w:t>
      </w:r>
      <w:r>
        <w:t xml:space="preserve"> </w:t>
      </w:r>
      <w:proofErr w:type="spellStart"/>
      <w:r w:rsidRPr="0031599B">
        <w:rPr>
          <w:b/>
        </w:rPr>
        <w:t>script.R</w:t>
      </w:r>
      <w:proofErr w:type="spellEnd"/>
      <w:r>
        <w:t xml:space="preserve"> window and </w:t>
      </w:r>
      <w:r w:rsidRPr="00771098">
        <w:t>execute</w:t>
      </w:r>
      <w:r>
        <w:t xml:space="preserve"> it (</w:t>
      </w:r>
      <w:r w:rsidRPr="00771098">
        <w:t>Ctrl + Enter</w:t>
      </w:r>
      <w:r>
        <w:t>)</w:t>
      </w:r>
      <w:r w:rsidR="008E6B33">
        <w:t>.</w:t>
      </w:r>
    </w:p>
    <w:p w14:paraId="374E978B" w14:textId="1E312849" w:rsidR="008E6B33" w:rsidRPr="0082657A" w:rsidRDefault="0031599B" w:rsidP="0031599B">
      <w:pPr>
        <w:spacing w:after="242" w:line="264" w:lineRule="auto"/>
        <w:ind w:left="705" w:right="82"/>
        <w:rPr>
          <w:rFonts w:ascii="Courier New" w:hAnsi="Courier New" w:cs="Courier New"/>
        </w:rPr>
      </w:pPr>
      <w:r w:rsidRPr="0082657A">
        <w:rPr>
          <w:rFonts w:ascii="Courier New" w:hAnsi="Courier New" w:cs="Courier New"/>
        </w:rPr>
        <w:t>result &lt; - x + y + z</w:t>
      </w:r>
      <w:r w:rsidR="008E6B33" w:rsidRPr="0082657A">
        <w:rPr>
          <w:rFonts w:ascii="Courier New" w:hAnsi="Courier New" w:cs="Courier New"/>
        </w:rPr>
        <w:t xml:space="preserve"> </w:t>
      </w:r>
    </w:p>
    <w:p w14:paraId="123C8FB3" w14:textId="7024CF1B" w:rsidR="008E6B33" w:rsidRDefault="0031599B" w:rsidP="0031599B">
      <w:pPr>
        <w:spacing w:after="242" w:line="264" w:lineRule="auto"/>
        <w:ind w:left="705" w:right="82"/>
      </w:pPr>
      <w:r>
        <w:t>This will store the sum of the three values.</w:t>
      </w:r>
      <w:r w:rsidR="008E6B33">
        <w:rPr>
          <w:rFonts w:ascii="Calibri" w:eastAsia="Calibri" w:hAnsi="Calibri" w:cs="Calibri"/>
          <w:i/>
        </w:rPr>
        <w:t xml:space="preserve"> </w:t>
      </w:r>
    </w:p>
    <w:p w14:paraId="38E3C844" w14:textId="232FC7F6" w:rsidR="0031599B" w:rsidRDefault="0031599B" w:rsidP="004E0854">
      <w:pPr>
        <w:numPr>
          <w:ilvl w:val="0"/>
          <w:numId w:val="41"/>
        </w:numPr>
        <w:spacing w:after="173" w:line="264" w:lineRule="auto"/>
        <w:ind w:right="82" w:hanging="360"/>
      </w:pPr>
      <w:r>
        <w:t>It is a good practice to remove from you</w:t>
      </w:r>
      <w:r w:rsidR="0082657A">
        <w:t>r</w:t>
      </w:r>
      <w:r>
        <w:t xml:space="preserve"> workspace all </w:t>
      </w:r>
      <w:r w:rsidR="0080466F">
        <w:t xml:space="preserve">the </w:t>
      </w:r>
      <w:r>
        <w:t xml:space="preserve">variables that you </w:t>
      </w:r>
      <w:r w:rsidR="006B40DD">
        <w:t xml:space="preserve">will </w:t>
      </w:r>
      <w:r>
        <w:t xml:space="preserve">not use anymore. Use the following code to remove </w:t>
      </w:r>
      <w:r w:rsidRPr="00771098">
        <w:rPr>
          <w:b/>
        </w:rPr>
        <w:t>z</w:t>
      </w:r>
      <w:r>
        <w:t xml:space="preserve"> and </w:t>
      </w:r>
      <w:r w:rsidRPr="00771098">
        <w:rPr>
          <w:b/>
        </w:rPr>
        <w:t>y</w:t>
      </w:r>
      <w:r>
        <w:t xml:space="preserve"> variables from your workspace. </w:t>
      </w:r>
      <w:r w:rsidR="0080466F">
        <w:t>Type the following</w:t>
      </w:r>
      <w:r>
        <w:t xml:space="preserve"> in your script file (</w:t>
      </w:r>
      <w:proofErr w:type="spellStart"/>
      <w:r>
        <w:t>script.R</w:t>
      </w:r>
      <w:proofErr w:type="spellEnd"/>
      <w:r>
        <w:t>) an</w:t>
      </w:r>
      <w:r w:rsidR="0080466F">
        <w:t>d</w:t>
      </w:r>
      <w:r>
        <w:t xml:space="preserve"> then execute all three lines.</w:t>
      </w:r>
    </w:p>
    <w:p w14:paraId="6962AF47" w14:textId="5C8F0B61" w:rsidR="0031599B" w:rsidRPr="0031599B" w:rsidRDefault="0031599B" w:rsidP="0031599B">
      <w:pPr>
        <w:spacing w:after="173" w:line="264" w:lineRule="auto"/>
        <w:ind w:left="705" w:right="82"/>
        <w:rPr>
          <w:rFonts w:ascii="Courier New" w:hAnsi="Courier New" w:cs="Courier New"/>
        </w:rPr>
      </w:pPr>
      <w:proofErr w:type="spellStart"/>
      <w:r w:rsidRPr="0031599B">
        <w:rPr>
          <w:rFonts w:ascii="Courier New" w:hAnsi="Courier New" w:cs="Courier New"/>
        </w:rPr>
        <w:t>rm</w:t>
      </w:r>
      <w:proofErr w:type="spellEnd"/>
      <w:r w:rsidRPr="0031599B">
        <w:rPr>
          <w:rFonts w:ascii="Courier New" w:hAnsi="Courier New" w:cs="Courier New"/>
        </w:rPr>
        <w:t>(y)</w:t>
      </w:r>
      <w:r w:rsidRPr="0031599B">
        <w:rPr>
          <w:rFonts w:ascii="Courier New" w:hAnsi="Courier New" w:cs="Courier New"/>
        </w:rPr>
        <w:br/>
      </w:r>
      <w:proofErr w:type="spellStart"/>
      <w:r w:rsidRPr="0031599B">
        <w:rPr>
          <w:rFonts w:ascii="Courier New" w:hAnsi="Courier New" w:cs="Courier New"/>
        </w:rPr>
        <w:t>rm</w:t>
      </w:r>
      <w:proofErr w:type="spellEnd"/>
      <w:r w:rsidRPr="0031599B">
        <w:rPr>
          <w:rFonts w:ascii="Courier New" w:hAnsi="Courier New" w:cs="Courier New"/>
        </w:rPr>
        <w:t>(z)</w:t>
      </w:r>
      <w:r w:rsidRPr="0031599B">
        <w:rPr>
          <w:rFonts w:ascii="Courier New" w:hAnsi="Courier New" w:cs="Courier New"/>
        </w:rPr>
        <w:br/>
        <w:t>ls()</w:t>
      </w:r>
    </w:p>
    <w:p w14:paraId="38618CC3" w14:textId="6E90B75B" w:rsidR="008E6B33" w:rsidRDefault="008E6B33" w:rsidP="004E0854">
      <w:pPr>
        <w:numPr>
          <w:ilvl w:val="0"/>
          <w:numId w:val="41"/>
        </w:numPr>
        <w:spacing w:after="173" w:line="264" w:lineRule="auto"/>
        <w:ind w:right="82" w:hanging="360"/>
      </w:pPr>
      <w:r>
        <w:t xml:space="preserve"> </w:t>
      </w:r>
      <w:r w:rsidR="0031599B">
        <w:t xml:space="preserve">Notice the result. Variables </w:t>
      </w:r>
      <w:r w:rsidR="0031599B" w:rsidRPr="00970733">
        <w:rPr>
          <w:b/>
        </w:rPr>
        <w:t>y</w:t>
      </w:r>
      <w:r w:rsidR="0031599B">
        <w:t xml:space="preserve"> and </w:t>
      </w:r>
      <w:r w:rsidR="0031599B" w:rsidRPr="00771098">
        <w:t>z</w:t>
      </w:r>
      <w:r w:rsidR="0031599B" w:rsidRPr="0080466F">
        <w:t xml:space="preserve"> </w:t>
      </w:r>
      <w:r w:rsidR="0031599B" w:rsidRPr="00771098">
        <w:t>are no longer available</w:t>
      </w:r>
      <w:r w:rsidR="0031599B">
        <w:t>.</w:t>
      </w:r>
    </w:p>
    <w:p w14:paraId="40D70649" w14:textId="26A11366" w:rsidR="0031599B" w:rsidRDefault="0082657A" w:rsidP="0031599B">
      <w:pPr>
        <w:spacing w:after="173" w:line="264" w:lineRule="auto"/>
        <w:ind w:left="705" w:right="82"/>
      </w:pPr>
      <w:r>
        <w:rPr>
          <w:noProof/>
          <w:lang w:eastAsia="en-US"/>
        </w:rPr>
        <w:drawing>
          <wp:inline distT="0" distB="0" distL="0" distR="0" wp14:anchorId="0C71FDAF" wp14:editId="2C4BCB1C">
            <wp:extent cx="1981200" cy="8953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81200" cy="895350"/>
                    </a:xfrm>
                    <a:prstGeom prst="rect">
                      <a:avLst/>
                    </a:prstGeom>
                  </pic:spPr>
                </pic:pic>
              </a:graphicData>
            </a:graphic>
          </wp:inline>
        </w:drawing>
      </w:r>
    </w:p>
    <w:p w14:paraId="2024869B" w14:textId="2C6245BE" w:rsidR="0031599B" w:rsidRDefault="0082657A" w:rsidP="004E0854">
      <w:pPr>
        <w:numPr>
          <w:ilvl w:val="0"/>
          <w:numId w:val="41"/>
        </w:numPr>
        <w:spacing w:after="173" w:line="264" w:lineRule="auto"/>
        <w:ind w:right="82" w:hanging="360"/>
      </w:pPr>
      <w:r>
        <w:t>Add the following script into your script file</w:t>
      </w:r>
      <w:r w:rsidR="0080466F">
        <w:t>:</w:t>
      </w:r>
    </w:p>
    <w:p w14:paraId="1A276103" w14:textId="77777777" w:rsidR="0082657A" w:rsidRPr="00970733" w:rsidRDefault="0082657A" w:rsidP="00970733">
      <w:pPr>
        <w:pStyle w:val="ListParagraph"/>
        <w:autoSpaceDE w:val="0"/>
        <w:autoSpaceDN w:val="0"/>
        <w:adjustRightInd w:val="0"/>
        <w:spacing w:after="0" w:line="240" w:lineRule="auto"/>
        <w:ind w:left="705"/>
        <w:rPr>
          <w:rFonts w:ascii="Courier New" w:hAnsi="Courier New" w:cs="Courier New"/>
          <w:lang w:eastAsia="en-US"/>
        </w:rPr>
      </w:pPr>
      <w:r w:rsidRPr="00970733">
        <w:rPr>
          <w:rFonts w:ascii="Courier New" w:hAnsi="Courier New" w:cs="Courier New"/>
          <w:lang w:eastAsia="en-US"/>
        </w:rPr>
        <w:t xml:space="preserve">varBool1 &lt;- TRUE </w:t>
      </w:r>
    </w:p>
    <w:p w14:paraId="73C15EFE" w14:textId="77777777" w:rsidR="0082657A" w:rsidRPr="00970733" w:rsidRDefault="0082657A" w:rsidP="00970733">
      <w:pPr>
        <w:pStyle w:val="ListParagraph"/>
        <w:autoSpaceDE w:val="0"/>
        <w:autoSpaceDN w:val="0"/>
        <w:adjustRightInd w:val="0"/>
        <w:spacing w:after="0" w:line="240" w:lineRule="auto"/>
        <w:ind w:left="705"/>
        <w:rPr>
          <w:rFonts w:ascii="Courier New" w:hAnsi="Courier New" w:cs="Courier New"/>
          <w:lang w:eastAsia="en-US"/>
        </w:rPr>
      </w:pPr>
      <w:r w:rsidRPr="00970733">
        <w:rPr>
          <w:rFonts w:ascii="Courier New" w:hAnsi="Courier New" w:cs="Courier New"/>
          <w:lang w:eastAsia="en-US"/>
        </w:rPr>
        <w:t>varBool2 &lt;- FALSE</w:t>
      </w:r>
    </w:p>
    <w:p w14:paraId="5C662B3C" w14:textId="77777777" w:rsidR="0082657A" w:rsidRPr="00970733" w:rsidRDefault="0082657A" w:rsidP="00970733">
      <w:pPr>
        <w:pStyle w:val="ListParagraph"/>
        <w:autoSpaceDE w:val="0"/>
        <w:autoSpaceDN w:val="0"/>
        <w:adjustRightInd w:val="0"/>
        <w:spacing w:after="0" w:line="240" w:lineRule="auto"/>
        <w:ind w:left="705"/>
        <w:rPr>
          <w:rFonts w:ascii="Courier New" w:hAnsi="Courier New" w:cs="Courier New"/>
          <w:lang w:eastAsia="en-US"/>
        </w:rPr>
      </w:pPr>
      <w:r w:rsidRPr="00970733">
        <w:rPr>
          <w:rFonts w:ascii="Courier New" w:hAnsi="Courier New" w:cs="Courier New"/>
          <w:lang w:eastAsia="en-US"/>
        </w:rPr>
        <w:t>varbool1</w:t>
      </w:r>
    </w:p>
    <w:p w14:paraId="56958B77" w14:textId="77777777" w:rsidR="0082657A" w:rsidRPr="00970733" w:rsidRDefault="0082657A" w:rsidP="00970733">
      <w:pPr>
        <w:pStyle w:val="ListParagraph"/>
        <w:autoSpaceDE w:val="0"/>
        <w:autoSpaceDN w:val="0"/>
        <w:adjustRightInd w:val="0"/>
        <w:spacing w:after="0" w:line="240" w:lineRule="auto"/>
        <w:ind w:left="705"/>
        <w:rPr>
          <w:rFonts w:ascii="Courier New" w:hAnsi="Courier New" w:cs="Courier New"/>
          <w:lang w:eastAsia="en-US"/>
        </w:rPr>
      </w:pPr>
      <w:r w:rsidRPr="00970733">
        <w:rPr>
          <w:rFonts w:ascii="Courier New" w:hAnsi="Courier New" w:cs="Courier New"/>
          <w:lang w:eastAsia="en-US"/>
        </w:rPr>
        <w:lastRenderedPageBreak/>
        <w:t>varBool1</w:t>
      </w:r>
    </w:p>
    <w:p w14:paraId="421438EF" w14:textId="77777777" w:rsidR="0082657A" w:rsidRPr="00970733" w:rsidRDefault="0082657A" w:rsidP="00970733">
      <w:pPr>
        <w:pStyle w:val="ListParagraph"/>
        <w:autoSpaceDE w:val="0"/>
        <w:autoSpaceDN w:val="0"/>
        <w:adjustRightInd w:val="0"/>
        <w:spacing w:after="0" w:line="240" w:lineRule="auto"/>
        <w:ind w:left="705"/>
        <w:rPr>
          <w:rFonts w:ascii="Courier New" w:hAnsi="Courier New" w:cs="Courier New"/>
          <w:lang w:eastAsia="en-US"/>
        </w:rPr>
      </w:pPr>
      <w:r w:rsidRPr="00970733">
        <w:rPr>
          <w:rFonts w:ascii="Courier New" w:hAnsi="Courier New" w:cs="Courier New"/>
          <w:lang w:eastAsia="en-US"/>
        </w:rPr>
        <w:t>class(varBool2)</w:t>
      </w:r>
    </w:p>
    <w:p w14:paraId="1CD90776" w14:textId="77777777" w:rsidR="0082657A" w:rsidRPr="00970733" w:rsidRDefault="0082657A" w:rsidP="00970733">
      <w:pPr>
        <w:pStyle w:val="ListParagraph"/>
        <w:autoSpaceDE w:val="0"/>
        <w:autoSpaceDN w:val="0"/>
        <w:adjustRightInd w:val="0"/>
        <w:spacing w:after="0" w:line="240" w:lineRule="auto"/>
        <w:ind w:left="705"/>
        <w:rPr>
          <w:rFonts w:ascii="Courier New" w:hAnsi="Courier New" w:cs="Courier New"/>
          <w:lang w:eastAsia="en-US"/>
        </w:rPr>
      </w:pPr>
      <w:proofErr w:type="spellStart"/>
      <w:r w:rsidRPr="00970733">
        <w:rPr>
          <w:rFonts w:ascii="Courier New" w:hAnsi="Courier New" w:cs="Courier New"/>
          <w:lang w:eastAsia="en-US"/>
        </w:rPr>
        <w:t>varChar</w:t>
      </w:r>
      <w:proofErr w:type="spellEnd"/>
      <w:r w:rsidRPr="00970733">
        <w:rPr>
          <w:rFonts w:ascii="Courier New" w:hAnsi="Courier New" w:cs="Courier New"/>
          <w:lang w:eastAsia="en-US"/>
        </w:rPr>
        <w:t xml:space="preserve"> &lt;- "Text"</w:t>
      </w:r>
    </w:p>
    <w:p w14:paraId="1161DA4D" w14:textId="3BB09248" w:rsidR="008E6B33" w:rsidRPr="00970733" w:rsidRDefault="0082657A" w:rsidP="00970733">
      <w:pPr>
        <w:pStyle w:val="ListParagraph"/>
        <w:spacing w:after="173" w:line="264" w:lineRule="auto"/>
        <w:ind w:left="705" w:right="82"/>
        <w:rPr>
          <w:rFonts w:ascii="Courier New" w:hAnsi="Courier New" w:cs="Courier New"/>
          <w:lang w:eastAsia="en-US"/>
        </w:rPr>
      </w:pPr>
      <w:r w:rsidRPr="00970733">
        <w:rPr>
          <w:rFonts w:ascii="Courier New" w:hAnsi="Courier New" w:cs="Courier New"/>
          <w:lang w:eastAsia="en-US"/>
        </w:rPr>
        <w:t>class(</w:t>
      </w:r>
      <w:proofErr w:type="spellStart"/>
      <w:r w:rsidRPr="00970733">
        <w:rPr>
          <w:rFonts w:ascii="Courier New" w:hAnsi="Courier New" w:cs="Courier New"/>
          <w:lang w:eastAsia="en-US"/>
        </w:rPr>
        <w:t>varChar</w:t>
      </w:r>
      <w:proofErr w:type="spellEnd"/>
      <w:r w:rsidRPr="00970733">
        <w:rPr>
          <w:rFonts w:ascii="Courier New" w:hAnsi="Courier New" w:cs="Courier New"/>
          <w:lang w:eastAsia="en-US"/>
        </w:rPr>
        <w:t>)</w:t>
      </w:r>
      <w:r w:rsidR="008E6B33">
        <w:t xml:space="preserve"> </w:t>
      </w:r>
    </w:p>
    <w:p w14:paraId="2A133677" w14:textId="54324DBB" w:rsidR="008A2F03" w:rsidRDefault="00970733" w:rsidP="00970733">
      <w:pPr>
        <w:numPr>
          <w:ilvl w:val="0"/>
          <w:numId w:val="41"/>
        </w:numPr>
        <w:spacing w:after="241" w:line="264" w:lineRule="auto"/>
        <w:ind w:right="82" w:hanging="360"/>
      </w:pPr>
      <w:r w:rsidRPr="00771098">
        <w:t>Execute</w:t>
      </w:r>
      <w:r>
        <w:t xml:space="preserve"> the newly added lines. You g</w:t>
      </w:r>
      <w:r w:rsidR="0080466F">
        <w:t>e</w:t>
      </w:r>
      <w:r>
        <w:t xml:space="preserve">t an error while executing </w:t>
      </w:r>
      <w:r w:rsidRPr="00771098">
        <w:rPr>
          <w:b/>
        </w:rPr>
        <w:t>varbool1</w:t>
      </w:r>
      <w:r>
        <w:t xml:space="preserve">. </w:t>
      </w:r>
      <w:r w:rsidR="0080466F">
        <w:t xml:space="preserve">This is </w:t>
      </w:r>
      <w:r w:rsidR="008A2F03">
        <w:t xml:space="preserve">because R is </w:t>
      </w:r>
      <w:r w:rsidR="0080466F">
        <w:t>case</w:t>
      </w:r>
      <w:r w:rsidR="0080466F">
        <w:noBreakHyphen/>
      </w:r>
      <w:r w:rsidR="008A2F03">
        <w:t xml:space="preserve">sensitive. </w:t>
      </w:r>
      <w:r w:rsidR="0080466F">
        <w:t>A</w:t>
      </w:r>
      <w:r w:rsidR="008A2F03">
        <w:t xml:space="preserve">lways pay attention to </w:t>
      </w:r>
      <w:r w:rsidR="0080466F">
        <w:t xml:space="preserve">this </w:t>
      </w:r>
      <w:r w:rsidR="008A2F03">
        <w:t>to avoid errors.</w:t>
      </w:r>
    </w:p>
    <w:p w14:paraId="177EE52E" w14:textId="01D06DB3" w:rsidR="00DB4F1D" w:rsidRDefault="008A2F03" w:rsidP="008A2F03">
      <w:pPr>
        <w:spacing w:after="241" w:line="264" w:lineRule="auto"/>
        <w:ind w:left="705" w:right="82"/>
      </w:pPr>
      <w:r>
        <w:rPr>
          <w:noProof/>
          <w:lang w:eastAsia="en-US"/>
        </w:rPr>
        <w:drawing>
          <wp:inline distT="0" distB="0" distL="0" distR="0" wp14:anchorId="340D1AB5" wp14:editId="72BBCDEE">
            <wp:extent cx="2590800" cy="1819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0800" cy="1819275"/>
                    </a:xfrm>
                    <a:prstGeom prst="rect">
                      <a:avLst/>
                    </a:prstGeom>
                  </pic:spPr>
                </pic:pic>
              </a:graphicData>
            </a:graphic>
          </wp:inline>
        </w:drawing>
      </w:r>
      <w:r>
        <w:t xml:space="preserve"> </w:t>
      </w:r>
    </w:p>
    <w:p w14:paraId="3FB69E92" w14:textId="7D9AE905" w:rsidR="00DB4F1D" w:rsidRDefault="00594FC6" w:rsidP="00594FC6">
      <w:pPr>
        <w:spacing w:after="241" w:line="264" w:lineRule="auto"/>
        <w:ind w:left="705" w:right="82" w:firstLine="15"/>
      </w:pPr>
      <w:r>
        <w:t xml:space="preserve">            </w:t>
      </w:r>
    </w:p>
    <w:p w14:paraId="12902AE3" w14:textId="7CD11A22" w:rsidR="009C053E" w:rsidRDefault="009C053E" w:rsidP="004E0854">
      <w:pPr>
        <w:numPr>
          <w:ilvl w:val="0"/>
          <w:numId w:val="41"/>
        </w:numPr>
        <w:spacing w:after="241" w:line="264" w:lineRule="auto"/>
        <w:ind w:right="82" w:hanging="360"/>
      </w:pPr>
      <w:r>
        <w:t xml:space="preserve">Leave </w:t>
      </w:r>
      <w:r w:rsidRPr="00771098">
        <w:t>Visual Studio</w:t>
      </w:r>
      <w:r>
        <w:t xml:space="preserve"> open.</w:t>
      </w:r>
      <w:r w:rsidR="00FB3D11">
        <w:t xml:space="preserve"> Remember to regularly save your script file.</w:t>
      </w:r>
    </w:p>
    <w:p w14:paraId="455DE3C7" w14:textId="5E03A75F" w:rsidR="00DE1166" w:rsidRDefault="00DE1166" w:rsidP="00DE1166">
      <w:pPr>
        <w:pStyle w:val="Heading3"/>
      </w:pPr>
      <w:r>
        <w:t xml:space="preserve">Getting Help </w:t>
      </w:r>
    </w:p>
    <w:p w14:paraId="3DF828D4" w14:textId="77777777" w:rsidR="00DE1166" w:rsidRDefault="00DE1166" w:rsidP="00DE1166">
      <w:pPr>
        <w:ind w:right="82"/>
      </w:pPr>
    </w:p>
    <w:p w14:paraId="0C0E809B" w14:textId="18900FE7" w:rsidR="009C053E" w:rsidRDefault="00DE1166" w:rsidP="00DE1166">
      <w:pPr>
        <w:spacing w:after="241" w:line="264" w:lineRule="auto"/>
        <w:ind w:right="82"/>
      </w:pPr>
      <w:r>
        <w:t xml:space="preserve">In this task, you will see how to retrieve information from documentation. </w:t>
      </w:r>
      <w:r w:rsidR="006B40DD">
        <w:t xml:space="preserve">The help commands </w:t>
      </w:r>
      <w:del w:id="18" w:author="Thiago Zavaschi" w:date="2016-10-25T11:29:00Z">
        <w:r w:rsidR="006B40DD" w:rsidDel="00771098">
          <w:delText xml:space="preserve">can </w:delText>
        </w:r>
      </w:del>
      <w:r w:rsidR="00771098">
        <w:t xml:space="preserve">will </w:t>
      </w:r>
      <w:r w:rsidR="006B40DD">
        <w:t xml:space="preserve">help you to find information about the functions an structures that you need to use. </w:t>
      </w:r>
    </w:p>
    <w:p w14:paraId="76AE4E6B" w14:textId="44BA374C" w:rsidR="00D455A5" w:rsidRDefault="00D455A5" w:rsidP="00D455A5">
      <w:pPr>
        <w:numPr>
          <w:ilvl w:val="0"/>
          <w:numId w:val="42"/>
        </w:numPr>
        <w:spacing w:after="241" w:line="264" w:lineRule="auto"/>
        <w:ind w:right="82" w:hanging="360"/>
      </w:pPr>
      <w:r>
        <w:t>In your open script</w:t>
      </w:r>
      <w:r w:rsidR="0080466F">
        <w:t>,</w:t>
      </w:r>
      <w:r>
        <w:t xml:space="preserve"> </w:t>
      </w:r>
      <w:r w:rsidR="0080466F">
        <w:t xml:space="preserve">type </w:t>
      </w:r>
      <w:r>
        <w:t xml:space="preserve">the following line and then </w:t>
      </w:r>
      <w:r w:rsidR="006B40DD">
        <w:t xml:space="preserve">run </w:t>
      </w:r>
      <w:r>
        <w:t>it</w:t>
      </w:r>
      <w:r w:rsidR="0080466F">
        <w:t>:</w:t>
      </w:r>
    </w:p>
    <w:p w14:paraId="18034FCA" w14:textId="77777777" w:rsidR="00D455A5" w:rsidRPr="00D455A5" w:rsidRDefault="00D455A5" w:rsidP="00D455A5">
      <w:pPr>
        <w:spacing w:after="241" w:line="264" w:lineRule="auto"/>
        <w:ind w:left="705" w:right="82"/>
        <w:rPr>
          <w:rFonts w:ascii="Courier New" w:hAnsi="Courier New" w:cs="Courier New"/>
        </w:rPr>
      </w:pPr>
      <w:r w:rsidRPr="00D455A5">
        <w:rPr>
          <w:rFonts w:ascii="Courier New" w:hAnsi="Courier New" w:cs="Courier New"/>
        </w:rPr>
        <w:t>help(class)</w:t>
      </w:r>
    </w:p>
    <w:p w14:paraId="0402704E" w14:textId="78167C05" w:rsidR="00D455A5" w:rsidRDefault="00D455A5" w:rsidP="00D455A5">
      <w:pPr>
        <w:numPr>
          <w:ilvl w:val="0"/>
          <w:numId w:val="42"/>
        </w:numPr>
        <w:spacing w:after="241" w:line="264" w:lineRule="auto"/>
        <w:ind w:right="82" w:hanging="360"/>
      </w:pPr>
      <w:r>
        <w:t>In your open script</w:t>
      </w:r>
      <w:r w:rsidR="0080466F">
        <w:t>,</w:t>
      </w:r>
      <w:r>
        <w:t xml:space="preserve"> </w:t>
      </w:r>
      <w:r w:rsidR="0080466F">
        <w:t xml:space="preserve">type </w:t>
      </w:r>
      <w:r>
        <w:t xml:space="preserve">the following line and then </w:t>
      </w:r>
      <w:r w:rsidR="006B40DD">
        <w:t xml:space="preserve">run </w:t>
      </w:r>
      <w:r>
        <w:t>it.</w:t>
      </w:r>
      <w:r w:rsidR="00FA7001">
        <w:t xml:space="preserve"> This is a shorter version of </w:t>
      </w:r>
      <w:r w:rsidR="003949DA">
        <w:t xml:space="preserve">the </w:t>
      </w:r>
      <w:r w:rsidR="00FA7001" w:rsidRPr="00771098">
        <w:rPr>
          <w:b/>
        </w:rPr>
        <w:t>help()</w:t>
      </w:r>
      <w:r w:rsidR="00FA7001">
        <w:t xml:space="preserve"> function.</w:t>
      </w:r>
    </w:p>
    <w:p w14:paraId="6C9B099E" w14:textId="17D786BE" w:rsidR="00D455A5" w:rsidRPr="00D455A5" w:rsidRDefault="00D455A5" w:rsidP="00D455A5">
      <w:pPr>
        <w:spacing w:after="241" w:line="264" w:lineRule="auto"/>
        <w:ind w:left="705" w:right="82"/>
        <w:rPr>
          <w:rFonts w:ascii="Courier New" w:hAnsi="Courier New" w:cs="Courier New"/>
        </w:rPr>
      </w:pPr>
      <w:r w:rsidRPr="00D455A5">
        <w:rPr>
          <w:rFonts w:ascii="Courier New" w:hAnsi="Courier New" w:cs="Courier New"/>
        </w:rPr>
        <w:t>?class</w:t>
      </w:r>
    </w:p>
    <w:p w14:paraId="3F47CE27" w14:textId="728265DE" w:rsidR="00D455A5" w:rsidRDefault="00D455A5" w:rsidP="00D455A5">
      <w:pPr>
        <w:numPr>
          <w:ilvl w:val="0"/>
          <w:numId w:val="42"/>
        </w:numPr>
        <w:spacing w:after="241" w:line="264" w:lineRule="auto"/>
        <w:ind w:right="82" w:hanging="360"/>
      </w:pPr>
      <w:r>
        <w:t>In your open script</w:t>
      </w:r>
      <w:r w:rsidR="003949DA">
        <w:t>,</w:t>
      </w:r>
      <w:r>
        <w:t xml:space="preserve"> </w:t>
      </w:r>
      <w:r w:rsidR="003949DA">
        <w:t xml:space="preserve">type </w:t>
      </w:r>
      <w:r>
        <w:t xml:space="preserve">the following line and then </w:t>
      </w:r>
      <w:r w:rsidR="006B40DD">
        <w:t xml:space="preserve">run </w:t>
      </w:r>
      <w:r>
        <w:t xml:space="preserve">it. Notice that it will search for the term </w:t>
      </w:r>
      <w:r w:rsidRPr="00771098">
        <w:rPr>
          <w:b/>
        </w:rPr>
        <w:t>class</w:t>
      </w:r>
      <w:r>
        <w:t xml:space="preserve"> in all </w:t>
      </w:r>
      <w:r w:rsidR="003949DA">
        <w:t xml:space="preserve">the </w:t>
      </w:r>
      <w:r>
        <w:t xml:space="preserve">content from </w:t>
      </w:r>
      <w:r w:rsidR="003949DA">
        <w:t xml:space="preserve">the </w:t>
      </w:r>
      <w:r>
        <w:t xml:space="preserve">documentation. </w:t>
      </w:r>
    </w:p>
    <w:p w14:paraId="40BC9738" w14:textId="27ED3522" w:rsidR="00D455A5" w:rsidRDefault="00D455A5" w:rsidP="00D455A5">
      <w:pPr>
        <w:spacing w:after="241" w:line="264" w:lineRule="auto"/>
        <w:ind w:left="705" w:right="82"/>
        <w:rPr>
          <w:rFonts w:ascii="Courier New" w:hAnsi="Courier New" w:cs="Courier New"/>
        </w:rPr>
      </w:pPr>
      <w:r w:rsidRPr="00D455A5">
        <w:rPr>
          <w:rFonts w:ascii="Courier New" w:hAnsi="Courier New" w:cs="Courier New"/>
        </w:rPr>
        <w:t>??class</w:t>
      </w:r>
    </w:p>
    <w:p w14:paraId="521C1837" w14:textId="5C3180D0" w:rsidR="007E102E" w:rsidRPr="00D455A5" w:rsidRDefault="007E102E" w:rsidP="007E102E">
      <w:pPr>
        <w:spacing w:after="241" w:line="264" w:lineRule="auto"/>
        <w:ind w:left="705" w:right="82"/>
        <w:jc w:val="center"/>
        <w:rPr>
          <w:rFonts w:ascii="Courier New" w:hAnsi="Courier New" w:cs="Courier New"/>
        </w:rPr>
      </w:pPr>
      <w:r>
        <w:rPr>
          <w:noProof/>
          <w:lang w:eastAsia="en-US"/>
        </w:rPr>
        <w:lastRenderedPageBreak/>
        <w:drawing>
          <wp:inline distT="0" distB="0" distL="0" distR="0" wp14:anchorId="72278805" wp14:editId="29D81EB8">
            <wp:extent cx="3343275" cy="1860857"/>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51314" cy="1865332"/>
                    </a:xfrm>
                    <a:prstGeom prst="rect">
                      <a:avLst/>
                    </a:prstGeom>
                  </pic:spPr>
                </pic:pic>
              </a:graphicData>
            </a:graphic>
          </wp:inline>
        </w:drawing>
      </w:r>
    </w:p>
    <w:p w14:paraId="65CCC55F" w14:textId="49507BD4" w:rsidR="008E6B33" w:rsidRDefault="003A3916" w:rsidP="008E6B33">
      <w:pPr>
        <w:pStyle w:val="Heading3"/>
      </w:pPr>
      <w:r>
        <w:t>Working with Vectors, Matrices</w:t>
      </w:r>
      <w:r w:rsidR="003949DA">
        <w:t>,</w:t>
      </w:r>
      <w:r>
        <w:t xml:space="preserve"> and Data Frames</w:t>
      </w:r>
      <w:r w:rsidR="008E6B33">
        <w:t xml:space="preserve"> </w:t>
      </w:r>
    </w:p>
    <w:p w14:paraId="0A4AA9F4" w14:textId="77777777" w:rsidR="00F067AD" w:rsidRDefault="00F067AD" w:rsidP="008E6B33">
      <w:pPr>
        <w:ind w:right="82"/>
      </w:pPr>
    </w:p>
    <w:p w14:paraId="7BBCC146" w14:textId="2FAB5F8A" w:rsidR="008E6B33" w:rsidRDefault="008E6B33" w:rsidP="008E6B33">
      <w:pPr>
        <w:ind w:right="82"/>
      </w:pPr>
      <w:r>
        <w:t xml:space="preserve">In this task, you will </w:t>
      </w:r>
      <w:r w:rsidR="00DB10A2">
        <w:t>work with basic data structures in R. You will create and work with vectors, matrices</w:t>
      </w:r>
      <w:r w:rsidR="003949DA">
        <w:t>,</w:t>
      </w:r>
      <w:r w:rsidR="00DB10A2">
        <w:t xml:space="preserve"> and data frames.</w:t>
      </w:r>
      <w:r>
        <w:t xml:space="preserve"> </w:t>
      </w:r>
    </w:p>
    <w:p w14:paraId="40303BB5" w14:textId="77777777" w:rsidR="009B62F8" w:rsidRDefault="009B62F8" w:rsidP="008E6B33">
      <w:pPr>
        <w:ind w:right="82"/>
      </w:pPr>
    </w:p>
    <w:p w14:paraId="134F8CA0" w14:textId="15C996E0" w:rsidR="008E6B33" w:rsidRDefault="00DB10A2" w:rsidP="00AF7CD7">
      <w:pPr>
        <w:numPr>
          <w:ilvl w:val="0"/>
          <w:numId w:val="17"/>
        </w:numPr>
        <w:spacing w:after="177" w:line="265" w:lineRule="auto"/>
        <w:ind w:right="82" w:hanging="360"/>
      </w:pPr>
      <w:r>
        <w:t>You should have the script open in your screen</w:t>
      </w:r>
      <w:r w:rsidR="003949DA">
        <w:t>. I</w:t>
      </w:r>
      <w:r>
        <w:t>f not</w:t>
      </w:r>
      <w:r w:rsidR="003949DA">
        <w:t>,</w:t>
      </w:r>
      <w:r>
        <w:t xml:space="preserve"> open it</w:t>
      </w:r>
      <w:r w:rsidR="006B40DD">
        <w:t xml:space="preserve"> (</w:t>
      </w:r>
      <w:proofErr w:type="spellStart"/>
      <w:r w:rsidR="006B40DD">
        <w:t>script.R</w:t>
      </w:r>
      <w:proofErr w:type="spellEnd"/>
      <w:r w:rsidR="006B40DD">
        <w:t>)</w:t>
      </w:r>
      <w:r>
        <w:t>.</w:t>
      </w:r>
      <w:r w:rsidR="008E6B33">
        <w:t xml:space="preserve"> </w:t>
      </w:r>
      <w:r>
        <w:t xml:space="preserve"> </w:t>
      </w:r>
    </w:p>
    <w:p w14:paraId="6DD282B4" w14:textId="483BD7D6" w:rsidR="008E6B33" w:rsidRDefault="00DB10A2" w:rsidP="00DB10A2">
      <w:pPr>
        <w:spacing w:after="215" w:line="259" w:lineRule="auto"/>
        <w:ind w:left="0" w:right="3022"/>
      </w:pPr>
      <w:r>
        <w:rPr>
          <w:noProof/>
          <w:lang w:eastAsia="en-US"/>
        </w:rPr>
        <w:drawing>
          <wp:inline distT="0" distB="0" distL="0" distR="0" wp14:anchorId="3AD4103F" wp14:editId="6245E7C2">
            <wp:extent cx="5486400" cy="2828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828290"/>
                    </a:xfrm>
                    <a:prstGeom prst="rect">
                      <a:avLst/>
                    </a:prstGeom>
                  </pic:spPr>
                </pic:pic>
              </a:graphicData>
            </a:graphic>
          </wp:inline>
        </w:drawing>
      </w:r>
      <w:r w:rsidR="008E6B33">
        <w:t xml:space="preserve"> </w:t>
      </w:r>
    </w:p>
    <w:p w14:paraId="64CCEB42" w14:textId="48234498" w:rsidR="00DB10A2" w:rsidRDefault="00DB10A2" w:rsidP="00AF7CD7">
      <w:pPr>
        <w:numPr>
          <w:ilvl w:val="0"/>
          <w:numId w:val="17"/>
        </w:numPr>
        <w:spacing w:after="276" w:line="264" w:lineRule="auto"/>
        <w:ind w:right="82" w:hanging="360"/>
      </w:pPr>
      <w:r>
        <w:t xml:space="preserve">Add the following code to your script, and </w:t>
      </w:r>
      <w:r w:rsidR="003949DA">
        <w:t xml:space="preserve">then </w:t>
      </w:r>
      <w:del w:id="19" w:author="Thiago Zavaschi" w:date="2016-10-25T11:29:00Z">
        <w:r w:rsidRPr="00771098" w:rsidDel="00771098">
          <w:delText>execute</w:delText>
        </w:r>
        <w:r w:rsidDel="00771098">
          <w:delText xml:space="preserve"> </w:delText>
        </w:r>
      </w:del>
      <w:r w:rsidR="00771098">
        <w:t xml:space="preserve">run </w:t>
      </w:r>
      <w:r>
        <w:t xml:space="preserve">it. Notice that the previous value for </w:t>
      </w:r>
      <w:r w:rsidR="003949DA">
        <w:t xml:space="preserve">the </w:t>
      </w:r>
      <w:r w:rsidRPr="00771098">
        <w:rPr>
          <w:b/>
        </w:rPr>
        <w:t>x</w:t>
      </w:r>
      <w:r>
        <w:t xml:space="preserve"> variable is overwritten. </w:t>
      </w:r>
      <w:r w:rsidR="003949DA">
        <w:t>The f</w:t>
      </w:r>
      <w:r w:rsidR="0011580B">
        <w:t xml:space="preserve">unction </w:t>
      </w:r>
      <w:r w:rsidR="0011580B" w:rsidRPr="00771098">
        <w:rPr>
          <w:b/>
        </w:rPr>
        <w:t>c()</w:t>
      </w:r>
      <w:r w:rsidR="0011580B">
        <w:t xml:space="preserve"> creates a new vector.</w:t>
      </w:r>
    </w:p>
    <w:p w14:paraId="3FED3684" w14:textId="11029A52" w:rsidR="008E6B33" w:rsidRPr="00DB10A2" w:rsidRDefault="00DB10A2" w:rsidP="00DB10A2">
      <w:pPr>
        <w:spacing w:after="276" w:line="264" w:lineRule="auto"/>
        <w:ind w:left="705" w:right="82"/>
        <w:rPr>
          <w:rFonts w:ascii="Consolas" w:hAnsi="Consolas"/>
        </w:rPr>
      </w:pPr>
      <w:r w:rsidRPr="00DB10A2">
        <w:rPr>
          <w:rFonts w:ascii="Consolas" w:hAnsi="Consolas"/>
        </w:rPr>
        <w:t>x &lt;- c(1,2,3)</w:t>
      </w:r>
      <w:r w:rsidRPr="00DB10A2">
        <w:rPr>
          <w:rFonts w:ascii="Consolas" w:hAnsi="Consolas"/>
        </w:rPr>
        <w:br/>
        <w:t>y &lt;- c(4,5,6)</w:t>
      </w:r>
      <w:r w:rsidRPr="00DB10A2">
        <w:rPr>
          <w:rFonts w:ascii="Consolas" w:hAnsi="Consolas"/>
        </w:rPr>
        <w:br/>
        <w:t>x</w:t>
      </w:r>
      <w:r w:rsidRPr="00DB10A2">
        <w:rPr>
          <w:rFonts w:ascii="Consolas" w:hAnsi="Consolas"/>
        </w:rPr>
        <w:br/>
        <w:t>y</w:t>
      </w:r>
      <w:r w:rsidR="008E6B33" w:rsidRPr="00DB10A2">
        <w:rPr>
          <w:rFonts w:ascii="Consolas" w:hAnsi="Consolas"/>
        </w:rPr>
        <w:t xml:space="preserve"> </w:t>
      </w:r>
    </w:p>
    <w:p w14:paraId="0A513B00" w14:textId="438439D4" w:rsidR="008E6B33" w:rsidRDefault="00DB10A2" w:rsidP="00AF7CD7">
      <w:pPr>
        <w:numPr>
          <w:ilvl w:val="0"/>
          <w:numId w:val="17"/>
        </w:numPr>
        <w:spacing w:after="276" w:line="264" w:lineRule="auto"/>
        <w:ind w:right="82" w:hanging="360"/>
      </w:pPr>
      <w:r>
        <w:lastRenderedPageBreak/>
        <w:t>Add the following code to your script, and</w:t>
      </w:r>
      <w:r w:rsidR="003949DA">
        <w:t xml:space="preserve"> then</w:t>
      </w:r>
      <w:r>
        <w:t xml:space="preserve"> </w:t>
      </w:r>
      <w:r w:rsidR="001264D5">
        <w:t xml:space="preserve">run </w:t>
      </w:r>
      <w:r>
        <w:t>it. Notice that if you sum a 1x3 vector with another 1 x 3 vector</w:t>
      </w:r>
      <w:r w:rsidR="003949DA">
        <w:t>,</w:t>
      </w:r>
      <w:r>
        <w:t xml:space="preserve"> you will have a 1 x 3 vector. </w:t>
      </w:r>
    </w:p>
    <w:p w14:paraId="07F1D910" w14:textId="13838DEE" w:rsidR="00DB10A2" w:rsidRPr="00DB10A2" w:rsidRDefault="00DB10A2" w:rsidP="00DB10A2">
      <w:pPr>
        <w:spacing w:after="276" w:line="264" w:lineRule="auto"/>
        <w:ind w:left="705" w:right="82"/>
        <w:rPr>
          <w:rFonts w:ascii="Consolas" w:hAnsi="Consolas"/>
        </w:rPr>
      </w:pPr>
      <w:r w:rsidRPr="00DB10A2">
        <w:rPr>
          <w:rFonts w:ascii="Consolas" w:hAnsi="Consolas"/>
        </w:rPr>
        <w:t>x + y</w:t>
      </w:r>
    </w:p>
    <w:p w14:paraId="7B4FE694" w14:textId="1C4ACF5C" w:rsidR="00DB10A2" w:rsidRDefault="00DB10A2" w:rsidP="00AF7CD7">
      <w:pPr>
        <w:numPr>
          <w:ilvl w:val="0"/>
          <w:numId w:val="17"/>
        </w:numPr>
        <w:spacing w:after="276" w:line="264" w:lineRule="auto"/>
        <w:ind w:right="82" w:hanging="360"/>
      </w:pPr>
      <w:r>
        <w:t xml:space="preserve">You </w:t>
      </w:r>
      <w:r w:rsidR="00094321">
        <w:t xml:space="preserve">should see </w:t>
      </w:r>
      <w:r w:rsidR="00094321" w:rsidRPr="00771098">
        <w:rPr>
          <w:b/>
        </w:rPr>
        <w:t>5, 7, 9</w:t>
      </w:r>
      <w:r w:rsidR="00094321">
        <w:t xml:space="preserve"> as</w:t>
      </w:r>
      <w:r w:rsidR="003949DA">
        <w:t xml:space="preserve"> the</w:t>
      </w:r>
      <w:r w:rsidR="00094321">
        <w:t xml:space="preserve"> result.</w:t>
      </w:r>
    </w:p>
    <w:p w14:paraId="214357DE" w14:textId="5667408A" w:rsidR="00094321" w:rsidRDefault="00094321" w:rsidP="00094321">
      <w:pPr>
        <w:spacing w:after="276" w:line="264" w:lineRule="auto"/>
        <w:ind w:left="705" w:right="82"/>
      </w:pPr>
      <w:r>
        <w:rPr>
          <w:noProof/>
          <w:lang w:eastAsia="en-US"/>
        </w:rPr>
        <w:drawing>
          <wp:inline distT="0" distB="0" distL="0" distR="0" wp14:anchorId="5223C2E0" wp14:editId="40F7F5EC">
            <wp:extent cx="1257300" cy="1228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57300" cy="1228725"/>
                    </a:xfrm>
                    <a:prstGeom prst="rect">
                      <a:avLst/>
                    </a:prstGeom>
                  </pic:spPr>
                </pic:pic>
              </a:graphicData>
            </a:graphic>
          </wp:inline>
        </w:drawing>
      </w:r>
    </w:p>
    <w:p w14:paraId="3B063E38" w14:textId="2B42483F" w:rsidR="00094321" w:rsidRDefault="00094321" w:rsidP="00AF7CD7">
      <w:pPr>
        <w:numPr>
          <w:ilvl w:val="0"/>
          <w:numId w:val="17"/>
        </w:numPr>
        <w:spacing w:after="171" w:line="264" w:lineRule="auto"/>
        <w:ind w:right="82" w:hanging="360"/>
      </w:pPr>
      <w:r>
        <w:t>Now</w:t>
      </w:r>
      <w:r w:rsidR="003949DA">
        <w:t>,</w:t>
      </w:r>
      <w:r>
        <w:t xml:space="preserve"> </w:t>
      </w:r>
      <w:r w:rsidR="003949DA">
        <w:t xml:space="preserve">let us </w:t>
      </w:r>
      <w:r w:rsidR="001264D5">
        <w:t xml:space="preserve">run </w:t>
      </w:r>
      <w:r>
        <w:t>an operation with a vector and a single element. Notice that the operation is the same,</w:t>
      </w:r>
      <w:r w:rsidR="003949DA">
        <w:t xml:space="preserve"> and that</w:t>
      </w:r>
      <w:r>
        <w:t xml:space="preserve"> it is done by</w:t>
      </w:r>
      <w:r w:rsidR="003949DA">
        <w:t xml:space="preserve"> the</w:t>
      </w:r>
      <w:r>
        <w:t xml:space="preserve"> element.</w:t>
      </w:r>
    </w:p>
    <w:p w14:paraId="69930942" w14:textId="0F94A753" w:rsidR="008E6B33" w:rsidRPr="00094321" w:rsidRDefault="00094321" w:rsidP="00094321">
      <w:pPr>
        <w:spacing w:after="171" w:line="264" w:lineRule="auto"/>
        <w:ind w:left="705" w:right="82"/>
        <w:rPr>
          <w:rFonts w:ascii="Consolas" w:hAnsi="Consolas"/>
        </w:rPr>
      </w:pPr>
      <w:r w:rsidRPr="00094321">
        <w:rPr>
          <w:rFonts w:ascii="Consolas" w:hAnsi="Consolas"/>
        </w:rPr>
        <w:t>x * 3</w:t>
      </w:r>
      <w:r w:rsidRPr="00094321">
        <w:rPr>
          <w:rFonts w:ascii="Consolas" w:hAnsi="Consolas"/>
        </w:rPr>
        <w:br/>
        <w:t>y + 1</w:t>
      </w:r>
      <w:r w:rsidR="008E6B33" w:rsidRPr="00094321">
        <w:rPr>
          <w:rFonts w:ascii="Consolas" w:hAnsi="Consolas"/>
        </w:rPr>
        <w:t xml:space="preserve"> </w:t>
      </w:r>
    </w:p>
    <w:p w14:paraId="7F0330A7" w14:textId="12899F3A" w:rsidR="00094321" w:rsidRDefault="00094321" w:rsidP="00094321">
      <w:pPr>
        <w:spacing w:after="0" w:line="259" w:lineRule="auto"/>
        <w:ind w:left="0" w:firstLine="705"/>
        <w:rPr>
          <w:rFonts w:ascii="Arial" w:eastAsia="Arial" w:hAnsi="Arial" w:cs="Arial"/>
        </w:rPr>
      </w:pPr>
      <w:r>
        <w:rPr>
          <w:noProof/>
          <w:lang w:eastAsia="en-US"/>
        </w:rPr>
        <w:drawing>
          <wp:inline distT="0" distB="0" distL="0" distR="0" wp14:anchorId="44AE2A3E" wp14:editId="689772E0">
            <wp:extent cx="809625" cy="647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09625" cy="647700"/>
                    </a:xfrm>
                    <a:prstGeom prst="rect">
                      <a:avLst/>
                    </a:prstGeom>
                  </pic:spPr>
                </pic:pic>
              </a:graphicData>
            </a:graphic>
          </wp:inline>
        </w:drawing>
      </w:r>
    </w:p>
    <w:p w14:paraId="48D70596" w14:textId="7267465C" w:rsidR="008E6B33" w:rsidRDefault="008E6B33" w:rsidP="008E6B33">
      <w:pPr>
        <w:spacing w:after="0" w:line="259" w:lineRule="auto"/>
        <w:ind w:left="0"/>
      </w:pPr>
      <w:r>
        <w:rPr>
          <w:rFonts w:ascii="Arial" w:eastAsia="Arial" w:hAnsi="Arial" w:cs="Arial"/>
        </w:rPr>
        <w:t xml:space="preserve"> </w:t>
      </w:r>
      <w:r>
        <w:rPr>
          <w:rFonts w:ascii="Arial" w:eastAsia="Arial" w:hAnsi="Arial" w:cs="Arial"/>
        </w:rPr>
        <w:tab/>
      </w:r>
      <w:r>
        <w:t xml:space="preserve"> </w:t>
      </w:r>
    </w:p>
    <w:p w14:paraId="0CEBFB50" w14:textId="1B7CB8F4" w:rsidR="001238AA" w:rsidRDefault="0011580B" w:rsidP="00AF7CD7">
      <w:pPr>
        <w:numPr>
          <w:ilvl w:val="0"/>
          <w:numId w:val="17"/>
        </w:numPr>
        <w:spacing w:after="242" w:line="264" w:lineRule="auto"/>
        <w:ind w:right="82" w:hanging="360"/>
      </w:pPr>
      <w:r>
        <w:t>Now try to create a vector with more than one type</w:t>
      </w:r>
      <w:r w:rsidR="008E6B33">
        <w:t>.</w:t>
      </w:r>
      <w:r w:rsidR="001238AA">
        <w:t xml:space="preserve"> </w:t>
      </w:r>
      <w:r w:rsidR="001238AA" w:rsidRPr="00771098">
        <w:t>Add</w:t>
      </w:r>
      <w:r w:rsidR="001238AA">
        <w:t xml:space="preserve"> the following code to your script</w:t>
      </w:r>
      <w:r w:rsidR="003949DA">
        <w:t>,</w:t>
      </w:r>
      <w:r w:rsidR="001238AA">
        <w:t xml:space="preserve"> and </w:t>
      </w:r>
      <w:r w:rsidR="003949DA">
        <w:t xml:space="preserve">then </w:t>
      </w:r>
      <w:r w:rsidR="001264D5">
        <w:t xml:space="preserve">run </w:t>
      </w:r>
      <w:r w:rsidR="001238AA">
        <w:t>it. Notice the type conversion</w:t>
      </w:r>
    </w:p>
    <w:p w14:paraId="5EEEB803" w14:textId="77777777" w:rsidR="001238AA" w:rsidRPr="001238AA" w:rsidRDefault="001238AA" w:rsidP="001238AA">
      <w:pPr>
        <w:pStyle w:val="ListParagraph"/>
        <w:autoSpaceDE w:val="0"/>
        <w:autoSpaceDN w:val="0"/>
        <w:adjustRightInd w:val="0"/>
        <w:spacing w:after="0" w:line="240" w:lineRule="auto"/>
        <w:ind w:left="705"/>
        <w:rPr>
          <w:rFonts w:ascii="Consolas" w:hAnsi="Consolas" w:cs="Consolas"/>
          <w:color w:val="000000"/>
          <w:lang w:eastAsia="en-US"/>
        </w:rPr>
      </w:pPr>
      <w:r w:rsidRPr="001238AA">
        <w:rPr>
          <w:rFonts w:ascii="Consolas" w:hAnsi="Consolas" w:cs="Consolas"/>
          <w:color w:val="000000"/>
          <w:lang w:eastAsia="en-US"/>
        </w:rPr>
        <w:t>z &lt;- c(</w:t>
      </w:r>
      <w:r w:rsidRPr="001238AA">
        <w:rPr>
          <w:rFonts w:ascii="Consolas" w:hAnsi="Consolas" w:cs="Consolas"/>
          <w:color w:val="0000FF"/>
          <w:lang w:eastAsia="en-US"/>
        </w:rPr>
        <w:t>TRUE</w:t>
      </w:r>
      <w:r w:rsidRPr="001238AA">
        <w:rPr>
          <w:rFonts w:ascii="Consolas" w:hAnsi="Consolas" w:cs="Consolas"/>
          <w:color w:val="000000"/>
          <w:lang w:eastAsia="en-US"/>
        </w:rPr>
        <w:t>, 1)</w:t>
      </w:r>
    </w:p>
    <w:p w14:paraId="07162C5A" w14:textId="77777777" w:rsidR="001238AA" w:rsidRPr="001238AA" w:rsidRDefault="001238AA" w:rsidP="001238AA">
      <w:pPr>
        <w:pStyle w:val="ListParagraph"/>
        <w:autoSpaceDE w:val="0"/>
        <w:autoSpaceDN w:val="0"/>
        <w:adjustRightInd w:val="0"/>
        <w:spacing w:after="0" w:line="240" w:lineRule="auto"/>
        <w:ind w:left="705"/>
        <w:rPr>
          <w:rFonts w:ascii="Consolas" w:hAnsi="Consolas" w:cs="Consolas"/>
          <w:color w:val="000000"/>
          <w:lang w:eastAsia="en-US"/>
        </w:rPr>
      </w:pPr>
      <w:r w:rsidRPr="001238AA">
        <w:rPr>
          <w:rFonts w:ascii="Consolas" w:hAnsi="Consolas" w:cs="Consolas"/>
          <w:color w:val="000000"/>
          <w:lang w:eastAsia="en-US"/>
        </w:rPr>
        <w:t xml:space="preserve">z2 &lt;- c(1, 2, 3, </w:t>
      </w:r>
      <w:r w:rsidRPr="001238AA">
        <w:rPr>
          <w:rFonts w:ascii="Consolas" w:hAnsi="Consolas" w:cs="Consolas"/>
          <w:color w:val="A31515"/>
          <w:lang w:eastAsia="en-US"/>
        </w:rPr>
        <w:t>"ABC"</w:t>
      </w:r>
      <w:r w:rsidRPr="001238AA">
        <w:rPr>
          <w:rFonts w:ascii="Consolas" w:hAnsi="Consolas" w:cs="Consolas"/>
          <w:color w:val="000000"/>
          <w:lang w:eastAsia="en-US"/>
        </w:rPr>
        <w:t>)</w:t>
      </w:r>
    </w:p>
    <w:p w14:paraId="78B02354" w14:textId="77777777" w:rsidR="001238AA" w:rsidRPr="001238AA" w:rsidRDefault="001238AA" w:rsidP="001238AA">
      <w:pPr>
        <w:pStyle w:val="ListParagraph"/>
        <w:autoSpaceDE w:val="0"/>
        <w:autoSpaceDN w:val="0"/>
        <w:adjustRightInd w:val="0"/>
        <w:spacing w:after="0" w:line="240" w:lineRule="auto"/>
        <w:ind w:left="705"/>
        <w:rPr>
          <w:rFonts w:ascii="Consolas" w:hAnsi="Consolas" w:cs="Consolas"/>
          <w:color w:val="000000"/>
          <w:lang w:eastAsia="en-US"/>
        </w:rPr>
      </w:pPr>
      <w:r w:rsidRPr="001238AA">
        <w:rPr>
          <w:rFonts w:ascii="Consolas" w:hAnsi="Consolas" w:cs="Consolas"/>
          <w:color w:val="000000"/>
          <w:lang w:eastAsia="en-US"/>
        </w:rPr>
        <w:t>z</w:t>
      </w:r>
    </w:p>
    <w:p w14:paraId="745C7DFB" w14:textId="79F9E76A" w:rsidR="001238AA" w:rsidRPr="001238AA" w:rsidRDefault="001238AA" w:rsidP="001238AA">
      <w:pPr>
        <w:pStyle w:val="ListParagraph"/>
        <w:spacing w:after="242" w:line="264" w:lineRule="auto"/>
        <w:ind w:left="705" w:right="82"/>
        <w:rPr>
          <w:rFonts w:ascii="Consolas" w:hAnsi="Consolas" w:cs="Consolas"/>
          <w:color w:val="000000"/>
          <w:lang w:eastAsia="en-US"/>
        </w:rPr>
      </w:pPr>
      <w:r w:rsidRPr="001238AA">
        <w:rPr>
          <w:rFonts w:ascii="Consolas" w:hAnsi="Consolas" w:cs="Consolas"/>
          <w:color w:val="000000"/>
          <w:lang w:eastAsia="en-US"/>
        </w:rPr>
        <w:t>z2</w:t>
      </w:r>
    </w:p>
    <w:p w14:paraId="62D65DED" w14:textId="6433F190" w:rsidR="008E6B33" w:rsidRDefault="008E6B33" w:rsidP="008E6B33">
      <w:pPr>
        <w:spacing w:after="280" w:line="260" w:lineRule="auto"/>
        <w:ind w:left="715" w:right="79"/>
        <w:rPr>
          <w:rFonts w:ascii="Calibri" w:eastAsia="Calibri" w:hAnsi="Calibri" w:cs="Calibri"/>
          <w:i/>
        </w:rPr>
      </w:pPr>
      <w:r>
        <w:rPr>
          <w:rFonts w:ascii="Calibri" w:eastAsia="Calibri" w:hAnsi="Calibri" w:cs="Calibri"/>
          <w:i/>
        </w:rPr>
        <w:t xml:space="preserve">Note: </w:t>
      </w:r>
      <w:r w:rsidR="001238AA">
        <w:rPr>
          <w:rFonts w:ascii="Calibri" w:eastAsia="Calibri" w:hAnsi="Calibri" w:cs="Calibri"/>
          <w:i/>
        </w:rPr>
        <w:t>See that all elements were converted to the most basic data type in the context. Vectors (and matrices) can hold elements from the same data type only.</w:t>
      </w:r>
    </w:p>
    <w:p w14:paraId="37C6FE4D" w14:textId="2036D6F9" w:rsidR="001238AA" w:rsidRDefault="001238AA" w:rsidP="008E6B33">
      <w:pPr>
        <w:spacing w:after="280" w:line="260" w:lineRule="auto"/>
        <w:ind w:left="715" w:right="79"/>
      </w:pPr>
      <w:r>
        <w:rPr>
          <w:noProof/>
          <w:lang w:eastAsia="en-US"/>
        </w:rPr>
        <w:drawing>
          <wp:inline distT="0" distB="0" distL="0" distR="0" wp14:anchorId="72E1E286" wp14:editId="5EBC273D">
            <wp:extent cx="2057400" cy="923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57400" cy="923925"/>
                    </a:xfrm>
                    <a:prstGeom prst="rect">
                      <a:avLst/>
                    </a:prstGeom>
                  </pic:spPr>
                </pic:pic>
              </a:graphicData>
            </a:graphic>
          </wp:inline>
        </w:drawing>
      </w:r>
    </w:p>
    <w:p w14:paraId="54DE2955" w14:textId="6F40CEC5" w:rsidR="008E6B33" w:rsidRDefault="001238AA" w:rsidP="00AF7CD7">
      <w:pPr>
        <w:numPr>
          <w:ilvl w:val="0"/>
          <w:numId w:val="17"/>
        </w:numPr>
        <w:spacing w:after="178" w:line="264" w:lineRule="auto"/>
        <w:ind w:right="82" w:hanging="360"/>
      </w:pPr>
      <w:r>
        <w:t xml:space="preserve">Matrices </w:t>
      </w:r>
      <w:r w:rsidR="003949DA">
        <w:t xml:space="preserve">and vectors exhibit </w:t>
      </w:r>
      <w:r>
        <w:t xml:space="preserve">similar behavior. </w:t>
      </w:r>
      <w:r w:rsidRPr="00771098">
        <w:t>Add</w:t>
      </w:r>
      <w:r>
        <w:t xml:space="preserve"> the following code and </w:t>
      </w:r>
      <w:r w:rsidRPr="00771098">
        <w:t>execute</w:t>
      </w:r>
      <w:r>
        <w:t xml:space="preserve"> it row by row to see the results. Notice that </w:t>
      </w:r>
      <w:r w:rsidR="003949DA">
        <w:t xml:space="preserve">the </w:t>
      </w:r>
      <w:r>
        <w:t>“</w:t>
      </w:r>
      <w:r w:rsidRPr="001238AA">
        <w:rPr>
          <w:b/>
        </w:rPr>
        <w:t>:</w:t>
      </w:r>
      <w:r>
        <w:t xml:space="preserve">” operator creates a range from all values between </w:t>
      </w:r>
      <w:r w:rsidR="001264D5">
        <w:t>the specified values (1 and 10)</w:t>
      </w:r>
      <w:r>
        <w:t>.</w:t>
      </w:r>
    </w:p>
    <w:p w14:paraId="2CAFCBF8" w14:textId="77777777" w:rsidR="000B1A6F" w:rsidRPr="00AC3CF5" w:rsidRDefault="000B1A6F" w:rsidP="000B1A6F">
      <w:pPr>
        <w:pStyle w:val="ListParagraph"/>
        <w:autoSpaceDE w:val="0"/>
        <w:autoSpaceDN w:val="0"/>
        <w:adjustRightInd w:val="0"/>
        <w:spacing w:after="0" w:line="240" w:lineRule="auto"/>
        <w:ind w:left="705"/>
        <w:rPr>
          <w:rFonts w:ascii="Consolas" w:hAnsi="Consolas" w:cs="Consolas"/>
          <w:color w:val="000000"/>
          <w:lang w:val="pt-BR" w:eastAsia="en-US"/>
        </w:rPr>
      </w:pPr>
      <w:r w:rsidRPr="00AC3CF5">
        <w:rPr>
          <w:rFonts w:ascii="Consolas" w:hAnsi="Consolas" w:cs="Consolas"/>
          <w:color w:val="000000"/>
          <w:lang w:val="pt-BR" w:eastAsia="en-US"/>
        </w:rPr>
        <w:lastRenderedPageBreak/>
        <w:t>m &lt;- matrix(1:10)</w:t>
      </w:r>
    </w:p>
    <w:p w14:paraId="6F30AB41" w14:textId="77777777" w:rsidR="000B1A6F" w:rsidRPr="00AC3CF5" w:rsidRDefault="000B1A6F" w:rsidP="000B1A6F">
      <w:pPr>
        <w:pStyle w:val="ListParagraph"/>
        <w:autoSpaceDE w:val="0"/>
        <w:autoSpaceDN w:val="0"/>
        <w:adjustRightInd w:val="0"/>
        <w:spacing w:after="0" w:line="240" w:lineRule="auto"/>
        <w:ind w:left="705"/>
        <w:rPr>
          <w:rFonts w:ascii="Consolas" w:hAnsi="Consolas" w:cs="Consolas"/>
          <w:color w:val="000000"/>
          <w:lang w:val="pt-BR" w:eastAsia="en-US"/>
        </w:rPr>
      </w:pPr>
      <w:r w:rsidRPr="00AC3CF5">
        <w:rPr>
          <w:rFonts w:ascii="Consolas" w:hAnsi="Consolas" w:cs="Consolas"/>
          <w:color w:val="000000"/>
          <w:lang w:val="pt-BR" w:eastAsia="en-US"/>
        </w:rPr>
        <w:t>m</w:t>
      </w:r>
    </w:p>
    <w:p w14:paraId="3926C55D" w14:textId="77777777" w:rsidR="000B1A6F" w:rsidRPr="00AC3CF5" w:rsidRDefault="000B1A6F" w:rsidP="000B1A6F">
      <w:pPr>
        <w:pStyle w:val="ListParagraph"/>
        <w:autoSpaceDE w:val="0"/>
        <w:autoSpaceDN w:val="0"/>
        <w:adjustRightInd w:val="0"/>
        <w:spacing w:after="0" w:line="240" w:lineRule="auto"/>
        <w:ind w:left="705"/>
        <w:rPr>
          <w:rFonts w:ascii="Consolas" w:hAnsi="Consolas" w:cs="Consolas"/>
          <w:color w:val="000000"/>
          <w:lang w:val="pt-BR" w:eastAsia="en-US"/>
        </w:rPr>
      </w:pPr>
      <w:r w:rsidRPr="00AC3CF5">
        <w:rPr>
          <w:rFonts w:ascii="Consolas" w:hAnsi="Consolas" w:cs="Consolas"/>
          <w:color w:val="000000"/>
          <w:lang w:val="pt-BR" w:eastAsia="en-US"/>
        </w:rPr>
        <w:t>m * 2</w:t>
      </w:r>
    </w:p>
    <w:p w14:paraId="1F6E583B" w14:textId="77777777" w:rsidR="000B1A6F" w:rsidRPr="00AC3CF5" w:rsidRDefault="000B1A6F" w:rsidP="000B1A6F">
      <w:pPr>
        <w:pStyle w:val="ListParagraph"/>
        <w:autoSpaceDE w:val="0"/>
        <w:autoSpaceDN w:val="0"/>
        <w:adjustRightInd w:val="0"/>
        <w:spacing w:after="0" w:line="240" w:lineRule="auto"/>
        <w:ind w:left="705"/>
        <w:rPr>
          <w:rFonts w:ascii="Consolas" w:hAnsi="Consolas" w:cs="Consolas"/>
          <w:color w:val="000000"/>
          <w:lang w:val="pt-BR" w:eastAsia="en-US"/>
        </w:rPr>
      </w:pPr>
      <w:r w:rsidRPr="00AC3CF5">
        <w:rPr>
          <w:rFonts w:ascii="Consolas" w:hAnsi="Consolas" w:cs="Consolas"/>
          <w:color w:val="000000"/>
          <w:lang w:val="pt-BR" w:eastAsia="en-US"/>
        </w:rPr>
        <w:t>m + 100</w:t>
      </w:r>
    </w:p>
    <w:p w14:paraId="673B81EF" w14:textId="77777777" w:rsidR="000B1A6F" w:rsidRPr="000B1A6F" w:rsidRDefault="000B1A6F" w:rsidP="000B1A6F">
      <w:pPr>
        <w:pStyle w:val="ListParagraph"/>
        <w:autoSpaceDE w:val="0"/>
        <w:autoSpaceDN w:val="0"/>
        <w:adjustRightInd w:val="0"/>
        <w:spacing w:after="0" w:line="240" w:lineRule="auto"/>
        <w:ind w:left="705"/>
        <w:rPr>
          <w:rFonts w:ascii="Consolas" w:hAnsi="Consolas" w:cs="Consolas"/>
          <w:color w:val="000000"/>
          <w:lang w:eastAsia="en-US"/>
        </w:rPr>
      </w:pPr>
      <w:r w:rsidRPr="000B1A6F">
        <w:rPr>
          <w:rFonts w:ascii="Consolas" w:hAnsi="Consolas" w:cs="Consolas"/>
          <w:color w:val="000000"/>
          <w:lang w:eastAsia="en-US"/>
        </w:rPr>
        <w:t xml:space="preserve">m1 &lt;- matrix(1:10, </w:t>
      </w:r>
      <w:proofErr w:type="spellStart"/>
      <w:r w:rsidRPr="000B1A6F">
        <w:rPr>
          <w:rFonts w:ascii="Consolas" w:hAnsi="Consolas" w:cs="Consolas"/>
          <w:color w:val="000000"/>
          <w:lang w:eastAsia="en-US"/>
        </w:rPr>
        <w:t>ncol</w:t>
      </w:r>
      <w:proofErr w:type="spellEnd"/>
      <w:r w:rsidRPr="000B1A6F">
        <w:rPr>
          <w:rFonts w:ascii="Consolas" w:hAnsi="Consolas" w:cs="Consolas"/>
          <w:color w:val="000000"/>
          <w:lang w:eastAsia="en-US"/>
        </w:rPr>
        <w:t xml:space="preserve"> = 2)</w:t>
      </w:r>
    </w:p>
    <w:p w14:paraId="70F497FF" w14:textId="77777777" w:rsidR="000B1A6F" w:rsidRPr="000B1A6F" w:rsidRDefault="000B1A6F" w:rsidP="000B1A6F">
      <w:pPr>
        <w:pStyle w:val="ListParagraph"/>
        <w:autoSpaceDE w:val="0"/>
        <w:autoSpaceDN w:val="0"/>
        <w:adjustRightInd w:val="0"/>
        <w:spacing w:after="0" w:line="240" w:lineRule="auto"/>
        <w:ind w:left="705"/>
        <w:rPr>
          <w:rFonts w:ascii="Consolas" w:hAnsi="Consolas" w:cs="Consolas"/>
          <w:color w:val="000000"/>
          <w:lang w:eastAsia="en-US"/>
        </w:rPr>
      </w:pPr>
      <w:r w:rsidRPr="000B1A6F">
        <w:rPr>
          <w:rFonts w:ascii="Consolas" w:hAnsi="Consolas" w:cs="Consolas"/>
          <w:color w:val="000000"/>
          <w:lang w:eastAsia="en-US"/>
        </w:rPr>
        <w:t>m1</w:t>
      </w:r>
    </w:p>
    <w:p w14:paraId="47788384" w14:textId="7277FA3C" w:rsidR="001238AA" w:rsidRPr="000B1A6F" w:rsidRDefault="000B1A6F" w:rsidP="000B1A6F">
      <w:pPr>
        <w:pStyle w:val="ListParagraph"/>
        <w:spacing w:after="178" w:line="264" w:lineRule="auto"/>
        <w:ind w:left="705" w:right="82"/>
      </w:pPr>
      <w:r w:rsidRPr="000B1A6F">
        <w:rPr>
          <w:rFonts w:ascii="Consolas" w:hAnsi="Consolas" w:cs="Consolas"/>
          <w:color w:val="000000"/>
          <w:lang w:eastAsia="en-US"/>
        </w:rPr>
        <w:t xml:space="preserve">matrix(1:12, </w:t>
      </w:r>
      <w:proofErr w:type="spellStart"/>
      <w:r w:rsidRPr="000B1A6F">
        <w:rPr>
          <w:rFonts w:ascii="Consolas" w:hAnsi="Consolas" w:cs="Consolas"/>
          <w:color w:val="000000"/>
          <w:lang w:eastAsia="en-US"/>
        </w:rPr>
        <w:t>nrow</w:t>
      </w:r>
      <w:proofErr w:type="spellEnd"/>
      <w:r w:rsidRPr="000B1A6F">
        <w:rPr>
          <w:rFonts w:ascii="Consolas" w:hAnsi="Consolas" w:cs="Consolas"/>
          <w:color w:val="000000"/>
          <w:lang w:eastAsia="en-US"/>
        </w:rPr>
        <w:t xml:space="preserve"> = 5, </w:t>
      </w:r>
      <w:proofErr w:type="spellStart"/>
      <w:r w:rsidRPr="000B1A6F">
        <w:rPr>
          <w:rFonts w:ascii="Consolas" w:hAnsi="Consolas" w:cs="Consolas"/>
          <w:color w:val="000000"/>
          <w:lang w:eastAsia="en-US"/>
        </w:rPr>
        <w:t>byrow</w:t>
      </w:r>
      <w:proofErr w:type="spellEnd"/>
      <w:r w:rsidRPr="000B1A6F">
        <w:rPr>
          <w:rFonts w:ascii="Consolas" w:hAnsi="Consolas" w:cs="Consolas"/>
          <w:color w:val="000000"/>
          <w:lang w:eastAsia="en-US"/>
        </w:rPr>
        <w:t xml:space="preserve"> = </w:t>
      </w:r>
      <w:r w:rsidRPr="000B1A6F">
        <w:rPr>
          <w:rFonts w:ascii="Consolas" w:hAnsi="Consolas" w:cs="Consolas"/>
          <w:color w:val="0000FF"/>
          <w:lang w:eastAsia="en-US"/>
        </w:rPr>
        <w:t>TRUE</w:t>
      </w:r>
      <w:r w:rsidRPr="000B1A6F">
        <w:rPr>
          <w:rFonts w:ascii="Consolas" w:hAnsi="Consolas" w:cs="Consolas"/>
          <w:color w:val="000000"/>
          <w:lang w:eastAsia="en-US"/>
        </w:rPr>
        <w:t>)</w:t>
      </w:r>
    </w:p>
    <w:p w14:paraId="5F69489F" w14:textId="77777777" w:rsidR="00FC2391" w:rsidRDefault="00FC2391" w:rsidP="00FC2391">
      <w:pPr>
        <w:autoSpaceDE w:val="0"/>
        <w:autoSpaceDN w:val="0"/>
        <w:adjustRightInd w:val="0"/>
        <w:spacing w:after="0" w:line="240" w:lineRule="auto"/>
        <w:ind w:left="0" w:firstLine="705"/>
        <w:rPr>
          <w:rFonts w:ascii="Consolas" w:hAnsi="Consolas" w:cs="Consolas"/>
          <w:color w:val="FF0000"/>
          <w:sz w:val="19"/>
          <w:szCs w:val="19"/>
          <w:lang w:eastAsia="en-US"/>
        </w:rPr>
      </w:pPr>
      <w:r>
        <w:rPr>
          <w:rFonts w:ascii="Consolas" w:hAnsi="Consolas" w:cs="Consolas"/>
          <w:color w:val="FF0000"/>
          <w:sz w:val="19"/>
          <w:szCs w:val="19"/>
          <w:lang w:eastAsia="en-US"/>
        </w:rPr>
        <w:t>Warning message:</w:t>
      </w:r>
    </w:p>
    <w:p w14:paraId="6513EA94" w14:textId="77777777" w:rsidR="00FC2391" w:rsidRDefault="00FC2391" w:rsidP="00FC2391">
      <w:pPr>
        <w:autoSpaceDE w:val="0"/>
        <w:autoSpaceDN w:val="0"/>
        <w:adjustRightInd w:val="0"/>
        <w:spacing w:after="0" w:line="240" w:lineRule="auto"/>
        <w:ind w:left="0" w:firstLine="705"/>
        <w:rPr>
          <w:rFonts w:ascii="Consolas" w:hAnsi="Consolas" w:cs="Consolas"/>
          <w:color w:val="FF0000"/>
          <w:sz w:val="19"/>
          <w:szCs w:val="19"/>
          <w:lang w:eastAsia="en-US"/>
        </w:rPr>
      </w:pPr>
      <w:r>
        <w:rPr>
          <w:rFonts w:ascii="Consolas" w:hAnsi="Consolas" w:cs="Consolas"/>
          <w:color w:val="FF0000"/>
          <w:sz w:val="19"/>
          <w:szCs w:val="19"/>
          <w:lang w:eastAsia="en-US"/>
        </w:rPr>
        <w:t xml:space="preserve">In matrix(1:12, </w:t>
      </w:r>
      <w:proofErr w:type="spellStart"/>
      <w:r>
        <w:rPr>
          <w:rFonts w:ascii="Consolas" w:hAnsi="Consolas" w:cs="Consolas"/>
          <w:color w:val="FF0000"/>
          <w:sz w:val="19"/>
          <w:szCs w:val="19"/>
          <w:lang w:eastAsia="en-US"/>
        </w:rPr>
        <w:t>nrow</w:t>
      </w:r>
      <w:proofErr w:type="spellEnd"/>
      <w:r>
        <w:rPr>
          <w:rFonts w:ascii="Consolas" w:hAnsi="Consolas" w:cs="Consolas"/>
          <w:color w:val="FF0000"/>
          <w:sz w:val="19"/>
          <w:szCs w:val="19"/>
          <w:lang w:eastAsia="en-US"/>
        </w:rPr>
        <w:t xml:space="preserve"> = 5, </w:t>
      </w:r>
      <w:proofErr w:type="spellStart"/>
      <w:r>
        <w:rPr>
          <w:rFonts w:ascii="Consolas" w:hAnsi="Consolas" w:cs="Consolas"/>
          <w:color w:val="FF0000"/>
          <w:sz w:val="19"/>
          <w:szCs w:val="19"/>
          <w:lang w:eastAsia="en-US"/>
        </w:rPr>
        <w:t>byrow</w:t>
      </w:r>
      <w:proofErr w:type="spellEnd"/>
      <w:r>
        <w:rPr>
          <w:rFonts w:ascii="Consolas" w:hAnsi="Consolas" w:cs="Consolas"/>
          <w:color w:val="FF0000"/>
          <w:sz w:val="19"/>
          <w:szCs w:val="19"/>
          <w:lang w:eastAsia="en-US"/>
        </w:rPr>
        <w:t xml:space="preserve"> = TRUE) :</w:t>
      </w:r>
    </w:p>
    <w:p w14:paraId="481B2268" w14:textId="6E0FB500" w:rsidR="00FC2391" w:rsidRDefault="00FC2391" w:rsidP="00FC2391">
      <w:pPr>
        <w:autoSpaceDE w:val="0"/>
        <w:autoSpaceDN w:val="0"/>
        <w:adjustRightInd w:val="0"/>
        <w:spacing w:after="0" w:line="240" w:lineRule="auto"/>
        <w:ind w:left="705" w:firstLine="15"/>
        <w:rPr>
          <w:rFonts w:ascii="Consolas" w:hAnsi="Consolas" w:cs="Consolas"/>
          <w:color w:val="FF0000"/>
          <w:sz w:val="19"/>
          <w:szCs w:val="19"/>
          <w:lang w:eastAsia="en-US"/>
        </w:rPr>
      </w:pPr>
      <w:r>
        <w:rPr>
          <w:rFonts w:ascii="Consolas" w:hAnsi="Consolas" w:cs="Consolas"/>
          <w:color w:val="FF0000"/>
          <w:sz w:val="19"/>
          <w:szCs w:val="19"/>
          <w:lang w:eastAsia="en-US"/>
        </w:rPr>
        <w:t>data length [12] is not a sub-multiple or multiple of the number of rows [5]</w:t>
      </w:r>
    </w:p>
    <w:p w14:paraId="6B9FAADF" w14:textId="77777777" w:rsidR="00FC2391" w:rsidRDefault="00FC2391" w:rsidP="00FC2391">
      <w:pPr>
        <w:autoSpaceDE w:val="0"/>
        <w:autoSpaceDN w:val="0"/>
        <w:adjustRightInd w:val="0"/>
        <w:spacing w:after="0" w:line="240" w:lineRule="auto"/>
        <w:ind w:left="705" w:firstLine="15"/>
        <w:rPr>
          <w:rFonts w:ascii="Consolas" w:hAnsi="Consolas" w:cs="Consolas"/>
          <w:color w:val="FF0000"/>
          <w:sz w:val="19"/>
          <w:szCs w:val="19"/>
          <w:lang w:eastAsia="en-US"/>
        </w:rPr>
      </w:pPr>
    </w:p>
    <w:p w14:paraId="57FE4EC3" w14:textId="5D6B18C2" w:rsidR="000B1A6F" w:rsidRPr="00BF1A5B" w:rsidRDefault="00BF1A5B" w:rsidP="00FC2391">
      <w:pPr>
        <w:spacing w:after="276" w:line="264" w:lineRule="auto"/>
        <w:ind w:left="705" w:right="82"/>
        <w:rPr>
          <w:rFonts w:asciiTheme="minorHAnsi" w:hAnsiTheme="minorHAnsi" w:cstheme="minorHAnsi"/>
          <w:i/>
        </w:rPr>
      </w:pPr>
      <w:r w:rsidRPr="00BF1A5B">
        <w:rPr>
          <w:rFonts w:asciiTheme="minorHAnsi" w:hAnsiTheme="minorHAnsi" w:cstheme="minorHAnsi"/>
          <w:i/>
        </w:rPr>
        <w:t xml:space="preserve">Note: </w:t>
      </w:r>
      <w:r w:rsidR="00FC2391" w:rsidRPr="00BF1A5B">
        <w:rPr>
          <w:rFonts w:asciiTheme="minorHAnsi" w:hAnsiTheme="minorHAnsi" w:cstheme="minorHAnsi"/>
          <w:i/>
        </w:rPr>
        <w:t xml:space="preserve">See the warning that is thrown when you </w:t>
      </w:r>
      <w:r w:rsidR="001264D5">
        <w:rPr>
          <w:rFonts w:asciiTheme="minorHAnsi" w:hAnsiTheme="minorHAnsi" w:cstheme="minorHAnsi"/>
          <w:i/>
        </w:rPr>
        <w:t>run</w:t>
      </w:r>
      <w:r w:rsidR="001264D5" w:rsidRPr="00BF1A5B">
        <w:rPr>
          <w:rFonts w:asciiTheme="minorHAnsi" w:hAnsiTheme="minorHAnsi" w:cstheme="minorHAnsi"/>
          <w:i/>
        </w:rPr>
        <w:t xml:space="preserve"> </w:t>
      </w:r>
      <w:r w:rsidR="00FC2391" w:rsidRPr="00BF1A5B">
        <w:rPr>
          <w:rFonts w:asciiTheme="minorHAnsi" w:hAnsiTheme="minorHAnsi" w:cstheme="minorHAnsi"/>
          <w:i/>
        </w:rPr>
        <w:t xml:space="preserve">the last line. This is due to the size of </w:t>
      </w:r>
      <w:r w:rsidR="003949DA">
        <w:rPr>
          <w:rFonts w:asciiTheme="minorHAnsi" w:hAnsiTheme="minorHAnsi" w:cstheme="minorHAnsi"/>
          <w:i/>
        </w:rPr>
        <w:t xml:space="preserve">the </w:t>
      </w:r>
      <w:r w:rsidR="00FC2391" w:rsidRPr="00BF1A5B">
        <w:rPr>
          <w:rFonts w:asciiTheme="minorHAnsi" w:hAnsiTheme="minorHAnsi" w:cstheme="minorHAnsi"/>
          <w:i/>
        </w:rPr>
        <w:t>matrix. It will continue to fill with the same values again.</w:t>
      </w:r>
    </w:p>
    <w:p w14:paraId="0BEC8018" w14:textId="047FD7BF" w:rsidR="00FC2391" w:rsidRDefault="00FC2391" w:rsidP="00AF7CD7">
      <w:pPr>
        <w:numPr>
          <w:ilvl w:val="0"/>
          <w:numId w:val="17"/>
        </w:numPr>
        <w:spacing w:after="276" w:line="264" w:lineRule="auto"/>
        <w:ind w:right="82" w:hanging="360"/>
      </w:pPr>
      <w:r>
        <w:t>To access values</w:t>
      </w:r>
      <w:r w:rsidR="003949DA">
        <w:t>,</w:t>
      </w:r>
      <w:r>
        <w:t xml:space="preserve"> you should use “</w:t>
      </w:r>
      <w:r w:rsidRPr="00FC2391">
        <w:rPr>
          <w:b/>
        </w:rPr>
        <w:t>[</w:t>
      </w:r>
      <w:r>
        <w:t>“ and “</w:t>
      </w:r>
      <w:r w:rsidRPr="00FC2391">
        <w:rPr>
          <w:b/>
        </w:rPr>
        <w:t>]</w:t>
      </w:r>
      <w:r>
        <w:t xml:space="preserve">”. You can use names or indexes. </w:t>
      </w:r>
      <w:r w:rsidRPr="00771098">
        <w:t>Add</w:t>
      </w:r>
      <w:r w:rsidRPr="003949DA">
        <w:t xml:space="preserve"> the following script</w:t>
      </w:r>
      <w:r w:rsidR="003949DA">
        <w:t xml:space="preserve">, </w:t>
      </w:r>
      <w:r w:rsidR="001264D5" w:rsidRPr="00771098">
        <w:rPr>
          <w:b/>
        </w:rPr>
        <w:t>run</w:t>
      </w:r>
      <w:r w:rsidRPr="00771098">
        <w:rPr>
          <w:b/>
        </w:rPr>
        <w:t xml:space="preserve"> it row by row</w:t>
      </w:r>
      <w:r w:rsidR="00552DFA">
        <w:t xml:space="preserve"> and see how to retrieve values from a matrix</w:t>
      </w:r>
      <w:r w:rsidR="003949DA">
        <w:t>.</w:t>
      </w:r>
      <w:r w:rsidR="00552DFA">
        <w:t xml:space="preserve"> (</w:t>
      </w:r>
      <w:r w:rsidR="003949DA">
        <w:t xml:space="preserve">This </w:t>
      </w:r>
      <w:r w:rsidR="00552DFA">
        <w:t xml:space="preserve">is very similar for other data structures, </w:t>
      </w:r>
      <w:r w:rsidR="003949DA">
        <w:t xml:space="preserve">such as </w:t>
      </w:r>
      <w:r w:rsidR="00552DFA">
        <w:t>vectors)</w:t>
      </w:r>
      <w:r>
        <w:t>.</w:t>
      </w:r>
    </w:p>
    <w:p w14:paraId="6AAB44B8" w14:textId="77777777" w:rsidR="00016C08" w:rsidRPr="00016C08" w:rsidRDefault="00016C08" w:rsidP="00016C08">
      <w:pPr>
        <w:pStyle w:val="ListParagraph"/>
        <w:autoSpaceDE w:val="0"/>
        <w:autoSpaceDN w:val="0"/>
        <w:adjustRightInd w:val="0"/>
        <w:spacing w:after="0" w:line="240" w:lineRule="auto"/>
        <w:ind w:left="705"/>
        <w:rPr>
          <w:rFonts w:ascii="Consolas" w:hAnsi="Consolas" w:cs="Consolas"/>
          <w:color w:val="000000"/>
          <w:lang w:eastAsia="en-US"/>
        </w:rPr>
      </w:pPr>
      <w:r w:rsidRPr="00016C08">
        <w:rPr>
          <w:rFonts w:ascii="Consolas" w:hAnsi="Consolas" w:cs="Consolas"/>
          <w:color w:val="000000"/>
          <w:lang w:eastAsia="en-US"/>
        </w:rPr>
        <w:t xml:space="preserve">m2 &lt;- matrix(c(4, 3, 2, 17, 18, 19), </w:t>
      </w:r>
      <w:proofErr w:type="spellStart"/>
      <w:r w:rsidRPr="00016C08">
        <w:rPr>
          <w:rFonts w:ascii="Consolas" w:hAnsi="Consolas" w:cs="Consolas"/>
          <w:color w:val="000000"/>
          <w:lang w:eastAsia="en-US"/>
        </w:rPr>
        <w:t>nrow</w:t>
      </w:r>
      <w:proofErr w:type="spellEnd"/>
      <w:r w:rsidRPr="00016C08">
        <w:rPr>
          <w:rFonts w:ascii="Consolas" w:hAnsi="Consolas" w:cs="Consolas"/>
          <w:color w:val="000000"/>
          <w:lang w:eastAsia="en-US"/>
        </w:rPr>
        <w:t xml:space="preserve"> = 2, </w:t>
      </w:r>
      <w:proofErr w:type="spellStart"/>
      <w:r w:rsidRPr="00016C08">
        <w:rPr>
          <w:rFonts w:ascii="Consolas" w:hAnsi="Consolas" w:cs="Consolas"/>
          <w:color w:val="000000"/>
          <w:lang w:eastAsia="en-US"/>
        </w:rPr>
        <w:t>ncol</w:t>
      </w:r>
      <w:proofErr w:type="spellEnd"/>
      <w:r w:rsidRPr="00016C08">
        <w:rPr>
          <w:rFonts w:ascii="Consolas" w:hAnsi="Consolas" w:cs="Consolas"/>
          <w:color w:val="000000"/>
          <w:lang w:eastAsia="en-US"/>
        </w:rPr>
        <w:t xml:space="preserve"> = 3, </w:t>
      </w:r>
      <w:proofErr w:type="spellStart"/>
      <w:r w:rsidRPr="00016C08">
        <w:rPr>
          <w:rFonts w:ascii="Consolas" w:hAnsi="Consolas" w:cs="Consolas"/>
          <w:color w:val="000000"/>
          <w:lang w:eastAsia="en-US"/>
        </w:rPr>
        <w:t>byrow</w:t>
      </w:r>
      <w:proofErr w:type="spellEnd"/>
      <w:r w:rsidRPr="00016C08">
        <w:rPr>
          <w:rFonts w:ascii="Consolas" w:hAnsi="Consolas" w:cs="Consolas"/>
          <w:color w:val="000000"/>
          <w:lang w:eastAsia="en-US"/>
        </w:rPr>
        <w:t xml:space="preserve"> = </w:t>
      </w:r>
      <w:r w:rsidRPr="00016C08">
        <w:rPr>
          <w:rFonts w:ascii="Consolas" w:hAnsi="Consolas" w:cs="Consolas"/>
          <w:color w:val="0000FF"/>
          <w:lang w:eastAsia="en-US"/>
        </w:rPr>
        <w:t>TRUE</w:t>
      </w:r>
      <w:r w:rsidRPr="00016C08">
        <w:rPr>
          <w:rFonts w:ascii="Consolas" w:hAnsi="Consolas" w:cs="Consolas"/>
          <w:color w:val="000000"/>
          <w:lang w:eastAsia="en-US"/>
        </w:rPr>
        <w:t xml:space="preserve">, </w:t>
      </w:r>
    </w:p>
    <w:p w14:paraId="47782BD9" w14:textId="77777777" w:rsidR="00016C08" w:rsidRPr="00016C08" w:rsidRDefault="00016C08" w:rsidP="00016C08">
      <w:pPr>
        <w:pStyle w:val="ListParagraph"/>
        <w:autoSpaceDE w:val="0"/>
        <w:autoSpaceDN w:val="0"/>
        <w:adjustRightInd w:val="0"/>
        <w:spacing w:after="0" w:line="240" w:lineRule="auto"/>
        <w:ind w:left="705"/>
        <w:rPr>
          <w:rFonts w:ascii="Consolas" w:hAnsi="Consolas" w:cs="Consolas"/>
          <w:color w:val="000000"/>
          <w:lang w:eastAsia="en-US"/>
        </w:rPr>
      </w:pPr>
      <w:r w:rsidRPr="00016C08">
        <w:rPr>
          <w:rFonts w:ascii="Consolas" w:hAnsi="Consolas" w:cs="Consolas"/>
          <w:color w:val="000000"/>
          <w:lang w:eastAsia="en-US"/>
        </w:rPr>
        <w:t xml:space="preserve">    </w:t>
      </w:r>
      <w:proofErr w:type="spellStart"/>
      <w:r w:rsidRPr="00016C08">
        <w:rPr>
          <w:rFonts w:ascii="Consolas" w:hAnsi="Consolas" w:cs="Consolas"/>
          <w:color w:val="000000"/>
          <w:lang w:eastAsia="en-US"/>
        </w:rPr>
        <w:t>dimnames</w:t>
      </w:r>
      <w:proofErr w:type="spellEnd"/>
      <w:r w:rsidRPr="00016C08">
        <w:rPr>
          <w:rFonts w:ascii="Consolas" w:hAnsi="Consolas" w:cs="Consolas"/>
          <w:color w:val="000000"/>
          <w:lang w:eastAsia="en-US"/>
        </w:rPr>
        <w:t xml:space="preserve"> = list(c(</w:t>
      </w:r>
      <w:r w:rsidRPr="00016C08">
        <w:rPr>
          <w:rFonts w:ascii="Consolas" w:hAnsi="Consolas" w:cs="Consolas"/>
          <w:color w:val="A31515"/>
          <w:lang w:eastAsia="en-US"/>
        </w:rPr>
        <w:t>"row1"</w:t>
      </w:r>
      <w:r w:rsidRPr="00016C08">
        <w:rPr>
          <w:rFonts w:ascii="Consolas" w:hAnsi="Consolas" w:cs="Consolas"/>
          <w:color w:val="000000"/>
          <w:lang w:eastAsia="en-US"/>
        </w:rPr>
        <w:t xml:space="preserve">, </w:t>
      </w:r>
      <w:r w:rsidRPr="00016C08">
        <w:rPr>
          <w:rFonts w:ascii="Consolas" w:hAnsi="Consolas" w:cs="Consolas"/>
          <w:color w:val="A31515"/>
          <w:lang w:eastAsia="en-US"/>
        </w:rPr>
        <w:t>"row2"</w:t>
      </w:r>
      <w:r w:rsidRPr="00016C08">
        <w:rPr>
          <w:rFonts w:ascii="Consolas" w:hAnsi="Consolas" w:cs="Consolas"/>
          <w:color w:val="000000"/>
          <w:lang w:eastAsia="en-US"/>
        </w:rPr>
        <w:t>), c(</w:t>
      </w:r>
      <w:r w:rsidRPr="00016C08">
        <w:rPr>
          <w:rFonts w:ascii="Consolas" w:hAnsi="Consolas" w:cs="Consolas"/>
          <w:color w:val="A31515"/>
          <w:lang w:eastAsia="en-US"/>
        </w:rPr>
        <w:t>"C1"</w:t>
      </w:r>
      <w:r w:rsidRPr="00016C08">
        <w:rPr>
          <w:rFonts w:ascii="Consolas" w:hAnsi="Consolas" w:cs="Consolas"/>
          <w:color w:val="000000"/>
          <w:lang w:eastAsia="en-US"/>
        </w:rPr>
        <w:t xml:space="preserve">, </w:t>
      </w:r>
      <w:r w:rsidRPr="00016C08">
        <w:rPr>
          <w:rFonts w:ascii="Consolas" w:hAnsi="Consolas" w:cs="Consolas"/>
          <w:color w:val="A31515"/>
          <w:lang w:eastAsia="en-US"/>
        </w:rPr>
        <w:t>"C2"</w:t>
      </w:r>
      <w:r w:rsidRPr="00016C08">
        <w:rPr>
          <w:rFonts w:ascii="Consolas" w:hAnsi="Consolas" w:cs="Consolas"/>
          <w:color w:val="000000"/>
          <w:lang w:eastAsia="en-US"/>
        </w:rPr>
        <w:t xml:space="preserve">, </w:t>
      </w:r>
      <w:r w:rsidRPr="00016C08">
        <w:rPr>
          <w:rFonts w:ascii="Consolas" w:hAnsi="Consolas" w:cs="Consolas"/>
          <w:color w:val="A31515"/>
          <w:lang w:eastAsia="en-US"/>
        </w:rPr>
        <w:t>"C3"</w:t>
      </w:r>
      <w:r w:rsidRPr="00016C08">
        <w:rPr>
          <w:rFonts w:ascii="Consolas" w:hAnsi="Consolas" w:cs="Consolas"/>
          <w:color w:val="000000"/>
          <w:lang w:eastAsia="en-US"/>
        </w:rPr>
        <w:t>)))</w:t>
      </w:r>
    </w:p>
    <w:p w14:paraId="6836F7F9" w14:textId="77777777" w:rsidR="00016C08" w:rsidRPr="00016C08" w:rsidRDefault="00016C08" w:rsidP="00016C08">
      <w:pPr>
        <w:pStyle w:val="ListParagraph"/>
        <w:autoSpaceDE w:val="0"/>
        <w:autoSpaceDN w:val="0"/>
        <w:adjustRightInd w:val="0"/>
        <w:spacing w:after="0" w:line="240" w:lineRule="auto"/>
        <w:ind w:left="705"/>
        <w:rPr>
          <w:rFonts w:ascii="Consolas" w:hAnsi="Consolas" w:cs="Consolas"/>
          <w:color w:val="000000"/>
          <w:lang w:eastAsia="en-US"/>
        </w:rPr>
      </w:pPr>
      <w:r w:rsidRPr="00016C08">
        <w:rPr>
          <w:rFonts w:ascii="Consolas" w:hAnsi="Consolas" w:cs="Consolas"/>
          <w:color w:val="000000"/>
          <w:lang w:eastAsia="en-US"/>
        </w:rPr>
        <w:t>m2</w:t>
      </w:r>
    </w:p>
    <w:p w14:paraId="1FD40AFD" w14:textId="77777777" w:rsidR="00016C08" w:rsidRPr="00016C08" w:rsidRDefault="00016C08" w:rsidP="00016C08">
      <w:pPr>
        <w:pStyle w:val="ListParagraph"/>
        <w:autoSpaceDE w:val="0"/>
        <w:autoSpaceDN w:val="0"/>
        <w:adjustRightInd w:val="0"/>
        <w:spacing w:after="0" w:line="240" w:lineRule="auto"/>
        <w:ind w:left="705"/>
        <w:rPr>
          <w:rFonts w:ascii="Consolas" w:hAnsi="Consolas" w:cs="Consolas"/>
          <w:color w:val="000000"/>
          <w:lang w:eastAsia="en-US"/>
        </w:rPr>
      </w:pPr>
      <w:r w:rsidRPr="00016C08">
        <w:rPr>
          <w:rFonts w:ascii="Consolas" w:hAnsi="Consolas" w:cs="Consolas"/>
          <w:color w:val="000000"/>
          <w:lang w:eastAsia="en-US"/>
        </w:rPr>
        <w:t>m2[1, 1]</w:t>
      </w:r>
    </w:p>
    <w:p w14:paraId="24B6453B" w14:textId="77777777" w:rsidR="00016C08" w:rsidRPr="00016C08" w:rsidRDefault="00016C08" w:rsidP="00016C08">
      <w:pPr>
        <w:pStyle w:val="ListParagraph"/>
        <w:autoSpaceDE w:val="0"/>
        <w:autoSpaceDN w:val="0"/>
        <w:adjustRightInd w:val="0"/>
        <w:spacing w:after="0" w:line="240" w:lineRule="auto"/>
        <w:ind w:left="705"/>
        <w:rPr>
          <w:rFonts w:ascii="Consolas" w:hAnsi="Consolas" w:cs="Consolas"/>
          <w:color w:val="000000"/>
          <w:lang w:eastAsia="en-US"/>
        </w:rPr>
      </w:pPr>
      <w:r w:rsidRPr="00016C08">
        <w:rPr>
          <w:rFonts w:ascii="Consolas" w:hAnsi="Consolas" w:cs="Consolas"/>
          <w:color w:val="000000"/>
          <w:lang w:eastAsia="en-US"/>
        </w:rPr>
        <w:t>m2[</w:t>
      </w:r>
      <w:r w:rsidRPr="00016C08">
        <w:rPr>
          <w:rFonts w:ascii="Consolas" w:hAnsi="Consolas" w:cs="Consolas"/>
          <w:color w:val="A31515"/>
          <w:lang w:eastAsia="en-US"/>
        </w:rPr>
        <w:t>"row1"</w:t>
      </w:r>
      <w:r w:rsidRPr="00016C08">
        <w:rPr>
          <w:rFonts w:ascii="Consolas" w:hAnsi="Consolas" w:cs="Consolas"/>
          <w:color w:val="000000"/>
          <w:lang w:eastAsia="en-US"/>
        </w:rPr>
        <w:t xml:space="preserve">, </w:t>
      </w:r>
      <w:r w:rsidRPr="00016C08">
        <w:rPr>
          <w:rFonts w:ascii="Consolas" w:hAnsi="Consolas" w:cs="Consolas"/>
          <w:color w:val="A31515"/>
          <w:lang w:eastAsia="en-US"/>
        </w:rPr>
        <w:t>"C2"</w:t>
      </w:r>
      <w:r w:rsidRPr="00016C08">
        <w:rPr>
          <w:rFonts w:ascii="Consolas" w:hAnsi="Consolas" w:cs="Consolas"/>
          <w:color w:val="000000"/>
          <w:lang w:eastAsia="en-US"/>
        </w:rPr>
        <w:t>]</w:t>
      </w:r>
    </w:p>
    <w:p w14:paraId="7F8AC08C" w14:textId="77777777" w:rsidR="00016C08" w:rsidRPr="00016C08" w:rsidRDefault="00016C08" w:rsidP="00016C08">
      <w:pPr>
        <w:pStyle w:val="ListParagraph"/>
        <w:autoSpaceDE w:val="0"/>
        <w:autoSpaceDN w:val="0"/>
        <w:adjustRightInd w:val="0"/>
        <w:spacing w:after="0" w:line="240" w:lineRule="auto"/>
        <w:ind w:left="705"/>
        <w:rPr>
          <w:rFonts w:ascii="Consolas" w:hAnsi="Consolas" w:cs="Consolas"/>
          <w:color w:val="000000"/>
          <w:lang w:eastAsia="en-US"/>
        </w:rPr>
      </w:pPr>
      <w:r w:rsidRPr="00016C08">
        <w:rPr>
          <w:rFonts w:ascii="Consolas" w:hAnsi="Consolas" w:cs="Consolas"/>
          <w:color w:val="000000"/>
          <w:lang w:eastAsia="en-US"/>
        </w:rPr>
        <w:t>m2[, 1]</w:t>
      </w:r>
    </w:p>
    <w:p w14:paraId="7C011299" w14:textId="1F2B54BA" w:rsidR="00016C08" w:rsidRDefault="00016C08" w:rsidP="00016C08">
      <w:pPr>
        <w:pStyle w:val="ListParagraph"/>
        <w:autoSpaceDE w:val="0"/>
        <w:autoSpaceDN w:val="0"/>
        <w:adjustRightInd w:val="0"/>
        <w:spacing w:after="0" w:line="240" w:lineRule="auto"/>
        <w:ind w:left="705"/>
        <w:rPr>
          <w:rFonts w:ascii="Consolas" w:hAnsi="Consolas" w:cs="Consolas"/>
          <w:color w:val="000000"/>
          <w:lang w:eastAsia="en-US"/>
        </w:rPr>
      </w:pPr>
      <w:r w:rsidRPr="00016C08">
        <w:rPr>
          <w:rFonts w:ascii="Consolas" w:hAnsi="Consolas" w:cs="Consolas"/>
          <w:color w:val="000000"/>
          <w:lang w:eastAsia="en-US"/>
        </w:rPr>
        <w:t>m2[1,]</w:t>
      </w:r>
    </w:p>
    <w:p w14:paraId="5C5E14A6" w14:textId="03148993" w:rsidR="00016C08" w:rsidRDefault="00016C08" w:rsidP="00016C08">
      <w:pPr>
        <w:pStyle w:val="ListParagraph"/>
        <w:autoSpaceDE w:val="0"/>
        <w:autoSpaceDN w:val="0"/>
        <w:adjustRightInd w:val="0"/>
        <w:spacing w:after="0" w:line="240" w:lineRule="auto"/>
        <w:ind w:left="705"/>
        <w:rPr>
          <w:rFonts w:ascii="Consolas" w:hAnsi="Consolas" w:cs="Consolas"/>
          <w:color w:val="000000"/>
          <w:lang w:eastAsia="en-US"/>
        </w:rPr>
      </w:pPr>
    </w:p>
    <w:p w14:paraId="45EE7B88" w14:textId="51565623" w:rsidR="00016C08" w:rsidRPr="00016C08" w:rsidRDefault="002044EB" w:rsidP="00016C08">
      <w:pPr>
        <w:pStyle w:val="ListParagraph"/>
        <w:autoSpaceDE w:val="0"/>
        <w:autoSpaceDN w:val="0"/>
        <w:adjustRightInd w:val="0"/>
        <w:spacing w:after="0" w:line="240" w:lineRule="auto"/>
        <w:ind w:left="705"/>
        <w:rPr>
          <w:rFonts w:ascii="Consolas" w:hAnsi="Consolas" w:cs="Consolas"/>
          <w:color w:val="000000"/>
          <w:lang w:eastAsia="en-US"/>
        </w:rPr>
      </w:pPr>
      <w:r>
        <w:rPr>
          <w:noProof/>
          <w:lang w:eastAsia="en-US"/>
        </w:rPr>
        <w:drawing>
          <wp:inline distT="0" distB="0" distL="0" distR="0" wp14:anchorId="78334A90" wp14:editId="62C06BF3">
            <wp:extent cx="4972050" cy="2476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72050" cy="2476500"/>
                    </a:xfrm>
                    <a:prstGeom prst="rect">
                      <a:avLst/>
                    </a:prstGeom>
                  </pic:spPr>
                </pic:pic>
              </a:graphicData>
            </a:graphic>
          </wp:inline>
        </w:drawing>
      </w:r>
    </w:p>
    <w:p w14:paraId="4F0AD3B4" w14:textId="77777777" w:rsidR="00016C08" w:rsidRPr="00016C08" w:rsidRDefault="00016C08" w:rsidP="00016C08">
      <w:pPr>
        <w:pStyle w:val="ListParagraph"/>
        <w:autoSpaceDE w:val="0"/>
        <w:autoSpaceDN w:val="0"/>
        <w:adjustRightInd w:val="0"/>
        <w:spacing w:after="0" w:line="240" w:lineRule="auto"/>
        <w:ind w:left="705"/>
        <w:rPr>
          <w:rFonts w:ascii="Consolas" w:hAnsi="Consolas" w:cs="Consolas"/>
          <w:color w:val="000000"/>
          <w:sz w:val="19"/>
          <w:szCs w:val="19"/>
          <w:lang w:eastAsia="en-US"/>
        </w:rPr>
      </w:pPr>
    </w:p>
    <w:p w14:paraId="78F7D17E" w14:textId="2AC7DA5B" w:rsidR="0016093F" w:rsidRDefault="0016093F" w:rsidP="00EF2DFE">
      <w:pPr>
        <w:numPr>
          <w:ilvl w:val="0"/>
          <w:numId w:val="17"/>
        </w:numPr>
        <w:spacing w:after="276" w:line="264" w:lineRule="auto"/>
        <w:ind w:right="82" w:hanging="360"/>
      </w:pPr>
      <w:r w:rsidRPr="00771098">
        <w:t>Add</w:t>
      </w:r>
      <w:r>
        <w:t xml:space="preserve"> the following code to </w:t>
      </w:r>
      <w:proofErr w:type="spellStart"/>
      <w:r>
        <w:t>script.R</w:t>
      </w:r>
      <w:proofErr w:type="spellEnd"/>
      <w:r w:rsidR="003949DA">
        <w:t>,</w:t>
      </w:r>
      <w:r>
        <w:t xml:space="preserve"> and </w:t>
      </w:r>
      <w:r w:rsidR="003949DA">
        <w:t xml:space="preserve">then </w:t>
      </w:r>
      <w:r w:rsidR="001264D5">
        <w:t xml:space="preserve">run </w:t>
      </w:r>
      <w:r>
        <w:t xml:space="preserve">it. </w:t>
      </w:r>
      <w:proofErr w:type="spellStart"/>
      <w:r w:rsidRPr="00771098">
        <w:rPr>
          <w:b/>
        </w:rPr>
        <w:t>Mtcars</w:t>
      </w:r>
      <w:proofErr w:type="spellEnd"/>
      <w:r>
        <w:t xml:space="preserve"> is a built-in </w:t>
      </w:r>
      <w:proofErr w:type="spellStart"/>
      <w:r>
        <w:t>dataframe</w:t>
      </w:r>
      <w:proofErr w:type="spellEnd"/>
      <w:r>
        <w:t xml:space="preserve"> in R.</w:t>
      </w:r>
    </w:p>
    <w:p w14:paraId="752273D1" w14:textId="77777777" w:rsidR="00FF4243" w:rsidRDefault="00BF1A5B" w:rsidP="00FF4243">
      <w:pPr>
        <w:spacing w:after="276" w:line="264" w:lineRule="auto"/>
        <w:ind w:left="705" w:right="82"/>
        <w:rPr>
          <w:rFonts w:ascii="Consolas" w:hAnsi="Consolas"/>
        </w:rPr>
      </w:pPr>
      <w:r w:rsidRPr="00BF1A5B">
        <w:rPr>
          <w:rFonts w:ascii="Consolas" w:hAnsi="Consolas"/>
        </w:rPr>
        <w:lastRenderedPageBreak/>
        <w:t>head(</w:t>
      </w:r>
      <w:proofErr w:type="spellStart"/>
      <w:r w:rsidRPr="00BF1A5B">
        <w:rPr>
          <w:rFonts w:ascii="Consolas" w:hAnsi="Consolas"/>
        </w:rPr>
        <w:t>mtcars</w:t>
      </w:r>
      <w:proofErr w:type="spellEnd"/>
      <w:r w:rsidRPr="00BF1A5B">
        <w:rPr>
          <w:rFonts w:ascii="Consolas" w:hAnsi="Consolas"/>
        </w:rPr>
        <w:t>)</w:t>
      </w:r>
      <w:r>
        <w:rPr>
          <w:rFonts w:ascii="Consolas" w:hAnsi="Consolas"/>
        </w:rPr>
        <w:t xml:space="preserve"> #first lines</w:t>
      </w:r>
      <w:r>
        <w:rPr>
          <w:rFonts w:ascii="Consolas" w:hAnsi="Consolas"/>
        </w:rPr>
        <w:br/>
      </w:r>
      <w:proofErr w:type="spellStart"/>
      <w:r w:rsidRPr="00BF1A5B">
        <w:rPr>
          <w:rFonts w:ascii="Consolas" w:hAnsi="Consolas"/>
        </w:rPr>
        <w:t>str</w:t>
      </w:r>
      <w:proofErr w:type="spellEnd"/>
      <w:r w:rsidRPr="00BF1A5B">
        <w:rPr>
          <w:rFonts w:ascii="Consolas" w:hAnsi="Consolas"/>
        </w:rPr>
        <w:t>(</w:t>
      </w:r>
      <w:proofErr w:type="spellStart"/>
      <w:r w:rsidRPr="00BF1A5B">
        <w:rPr>
          <w:rFonts w:ascii="Consolas" w:hAnsi="Consolas"/>
        </w:rPr>
        <w:t>mtcars</w:t>
      </w:r>
      <w:proofErr w:type="spellEnd"/>
      <w:r w:rsidRPr="00BF1A5B">
        <w:rPr>
          <w:rFonts w:ascii="Consolas" w:hAnsi="Consolas"/>
        </w:rPr>
        <w:t>)</w:t>
      </w:r>
      <w:r>
        <w:rPr>
          <w:rFonts w:ascii="Consolas" w:hAnsi="Consolas"/>
        </w:rPr>
        <w:t xml:space="preserve"> #structure</w:t>
      </w:r>
      <w:r>
        <w:rPr>
          <w:rFonts w:ascii="Consolas" w:hAnsi="Consolas"/>
        </w:rPr>
        <w:br/>
      </w:r>
      <w:r w:rsidRPr="00BF1A5B">
        <w:rPr>
          <w:rFonts w:ascii="Consolas" w:hAnsi="Consolas"/>
        </w:rPr>
        <w:t>summary(</w:t>
      </w:r>
      <w:proofErr w:type="spellStart"/>
      <w:r w:rsidRPr="00BF1A5B">
        <w:rPr>
          <w:rFonts w:ascii="Consolas" w:hAnsi="Consolas"/>
        </w:rPr>
        <w:t>mtcars</w:t>
      </w:r>
      <w:proofErr w:type="spellEnd"/>
      <w:r w:rsidRPr="00BF1A5B">
        <w:rPr>
          <w:rFonts w:ascii="Consolas" w:hAnsi="Consolas"/>
        </w:rPr>
        <w:t>)</w:t>
      </w:r>
      <w:r>
        <w:rPr>
          <w:rFonts w:ascii="Consolas" w:hAnsi="Consolas"/>
        </w:rPr>
        <w:t xml:space="preserve"> #statistics about </w:t>
      </w:r>
      <w:proofErr w:type="spellStart"/>
      <w:r>
        <w:rPr>
          <w:rFonts w:ascii="Consolas" w:hAnsi="Consolas"/>
        </w:rPr>
        <w:t>dataframe</w:t>
      </w:r>
      <w:proofErr w:type="spellEnd"/>
    </w:p>
    <w:p w14:paraId="13E01C4E" w14:textId="5B7879A3" w:rsidR="00FF4243" w:rsidRDefault="00FF4243" w:rsidP="00FF4243">
      <w:pPr>
        <w:numPr>
          <w:ilvl w:val="0"/>
          <w:numId w:val="17"/>
        </w:numPr>
        <w:spacing w:after="276" w:line="264" w:lineRule="auto"/>
        <w:ind w:right="82" w:hanging="360"/>
      </w:pPr>
      <w:r w:rsidRPr="00771098">
        <w:t>Add</w:t>
      </w:r>
      <w:r w:rsidRPr="003949DA">
        <w:t xml:space="preserve"> the following code to </w:t>
      </w:r>
      <w:proofErr w:type="spellStart"/>
      <w:r w:rsidRPr="003949DA">
        <w:t>script.R</w:t>
      </w:r>
      <w:proofErr w:type="spellEnd"/>
      <w:r w:rsidR="003949DA" w:rsidRPr="005E6B3F">
        <w:t>,</w:t>
      </w:r>
      <w:r w:rsidRPr="005E6B3F">
        <w:t xml:space="preserve"> and </w:t>
      </w:r>
      <w:r w:rsidR="003949DA" w:rsidRPr="005E6B3F">
        <w:t xml:space="preserve">then </w:t>
      </w:r>
      <w:r w:rsidR="001264D5">
        <w:t>run</w:t>
      </w:r>
      <w:r w:rsidR="001264D5" w:rsidRPr="00FF4243">
        <w:t xml:space="preserve"> </w:t>
      </w:r>
      <w:r w:rsidRPr="00FF4243">
        <w:t>it.</w:t>
      </w:r>
    </w:p>
    <w:p w14:paraId="04621EA1" w14:textId="77777777" w:rsidR="00FF4243" w:rsidRDefault="00FF4243" w:rsidP="00FF4243">
      <w:pPr>
        <w:spacing w:after="276" w:line="264" w:lineRule="auto"/>
        <w:ind w:left="705" w:right="82"/>
        <w:rPr>
          <w:rFonts w:ascii="Consolas" w:hAnsi="Consolas"/>
        </w:rPr>
      </w:pPr>
    </w:p>
    <w:p w14:paraId="023A6D25" w14:textId="77777777" w:rsidR="00FF4243" w:rsidRDefault="00FF4243" w:rsidP="00FF4243">
      <w:pPr>
        <w:spacing w:after="276" w:line="264" w:lineRule="auto"/>
        <w:ind w:left="705" w:right="82"/>
        <w:rPr>
          <w:rFonts w:ascii="Consolas" w:hAnsi="Consolas"/>
        </w:rPr>
      </w:pPr>
    </w:p>
    <w:p w14:paraId="4CAAD1ED" w14:textId="70AD14FD" w:rsidR="00FF4243" w:rsidRPr="00FF4243" w:rsidRDefault="00FF4243" w:rsidP="00FF4243">
      <w:pPr>
        <w:autoSpaceDE w:val="0"/>
        <w:autoSpaceDN w:val="0"/>
        <w:adjustRightInd w:val="0"/>
        <w:spacing w:after="0" w:line="240" w:lineRule="auto"/>
        <w:ind w:left="705"/>
        <w:rPr>
          <w:rFonts w:ascii="Consolas" w:hAnsi="Consolas" w:cs="Consolas"/>
          <w:color w:val="000000"/>
          <w:lang w:eastAsia="en-US"/>
        </w:rPr>
      </w:pPr>
      <w:proofErr w:type="spellStart"/>
      <w:r w:rsidRPr="00FF4243">
        <w:rPr>
          <w:rFonts w:ascii="Consolas" w:hAnsi="Consolas" w:cs="Consolas"/>
          <w:color w:val="000000"/>
          <w:lang w:eastAsia="en-US"/>
        </w:rPr>
        <w:t>df</w:t>
      </w:r>
      <w:proofErr w:type="spellEnd"/>
      <w:r w:rsidRPr="00FF4243">
        <w:rPr>
          <w:rFonts w:ascii="Consolas" w:hAnsi="Consolas" w:cs="Consolas"/>
          <w:color w:val="000000"/>
          <w:lang w:eastAsia="en-US"/>
        </w:rPr>
        <w:t xml:space="preserve"> &lt;- read.csv(</w:t>
      </w:r>
      <w:r w:rsidRPr="00FF4243">
        <w:rPr>
          <w:rFonts w:ascii="Consolas" w:hAnsi="Consolas" w:cs="Consolas"/>
          <w:color w:val="A31515"/>
          <w:lang w:eastAsia="en-US"/>
        </w:rPr>
        <w:t>"E:\\Assets\\M</w:t>
      </w:r>
      <w:del w:id="20" w:author="Thiago Zavaschi" w:date="2017-01-25T09:49:00Z">
        <w:r w:rsidRPr="00FF4243" w:rsidDel="00D6109B">
          <w:rPr>
            <w:rFonts w:ascii="Consolas" w:hAnsi="Consolas" w:cs="Consolas"/>
            <w:color w:val="A31515"/>
            <w:lang w:eastAsia="en-US"/>
          </w:rPr>
          <w:delText>2</w:delText>
        </w:r>
      </w:del>
      <w:ins w:id="21" w:author="Thiago Zavaschi" w:date="2017-01-25T09:49:00Z">
        <w:r w:rsidR="00D6109B">
          <w:rPr>
            <w:rFonts w:ascii="Consolas" w:hAnsi="Consolas" w:cs="Consolas"/>
            <w:color w:val="A31515"/>
            <w:lang w:eastAsia="en-US"/>
          </w:rPr>
          <w:t>3</w:t>
        </w:r>
      </w:ins>
      <w:r w:rsidRPr="00FF4243">
        <w:rPr>
          <w:rFonts w:ascii="Consolas" w:hAnsi="Consolas" w:cs="Consolas"/>
          <w:color w:val="A31515"/>
          <w:lang w:eastAsia="en-US"/>
        </w:rPr>
        <w:t xml:space="preserve"> - Lab </w:t>
      </w:r>
      <w:r w:rsidR="006E515D">
        <w:rPr>
          <w:rFonts w:ascii="Consolas" w:hAnsi="Consolas" w:cs="Consolas"/>
          <w:color w:val="A31515"/>
          <w:lang w:eastAsia="en-US"/>
        </w:rPr>
        <w:t>1</w:t>
      </w:r>
      <w:r w:rsidRPr="00FF4243">
        <w:rPr>
          <w:rFonts w:ascii="Consolas" w:hAnsi="Consolas" w:cs="Consolas"/>
          <w:color w:val="A31515"/>
          <w:lang w:eastAsia="en-US"/>
        </w:rPr>
        <w:t>\\sample_csv.csv"</w:t>
      </w:r>
      <w:r w:rsidRPr="00FF4243">
        <w:rPr>
          <w:rFonts w:ascii="Consolas" w:hAnsi="Consolas" w:cs="Consolas"/>
          <w:color w:val="000000"/>
          <w:lang w:eastAsia="en-US"/>
        </w:rPr>
        <w:t xml:space="preserve">, fill = </w:t>
      </w:r>
      <w:r w:rsidRPr="00FF4243">
        <w:rPr>
          <w:rFonts w:ascii="Consolas" w:hAnsi="Consolas" w:cs="Consolas"/>
          <w:color w:val="0000FF"/>
          <w:lang w:eastAsia="en-US"/>
        </w:rPr>
        <w:t>TRUE</w:t>
      </w:r>
      <w:r w:rsidRPr="00FF4243">
        <w:rPr>
          <w:rFonts w:ascii="Consolas" w:hAnsi="Consolas" w:cs="Consolas"/>
          <w:color w:val="000000"/>
          <w:lang w:eastAsia="en-US"/>
        </w:rPr>
        <w:t xml:space="preserve">, header = </w:t>
      </w:r>
      <w:r w:rsidRPr="00FF4243">
        <w:rPr>
          <w:rFonts w:ascii="Consolas" w:hAnsi="Consolas" w:cs="Consolas"/>
          <w:color w:val="0000FF"/>
          <w:lang w:eastAsia="en-US"/>
        </w:rPr>
        <w:t>TRUE</w:t>
      </w:r>
      <w:r w:rsidRPr="00FF4243">
        <w:rPr>
          <w:rFonts w:ascii="Consolas" w:hAnsi="Consolas" w:cs="Consolas"/>
          <w:color w:val="000000"/>
          <w:lang w:eastAsia="en-US"/>
        </w:rPr>
        <w:t>)</w:t>
      </w:r>
    </w:p>
    <w:p w14:paraId="504450C8" w14:textId="77777777" w:rsidR="00FF4243" w:rsidRPr="00FF4243" w:rsidRDefault="00FF4243" w:rsidP="00FF4243">
      <w:pPr>
        <w:autoSpaceDE w:val="0"/>
        <w:autoSpaceDN w:val="0"/>
        <w:adjustRightInd w:val="0"/>
        <w:spacing w:after="0" w:line="240" w:lineRule="auto"/>
        <w:ind w:left="0" w:firstLine="705"/>
        <w:rPr>
          <w:rFonts w:ascii="Consolas" w:hAnsi="Consolas" w:cs="Consolas"/>
          <w:color w:val="000000"/>
          <w:lang w:eastAsia="en-US"/>
        </w:rPr>
      </w:pPr>
      <w:proofErr w:type="spellStart"/>
      <w:r w:rsidRPr="00FF4243">
        <w:rPr>
          <w:rFonts w:ascii="Consolas" w:hAnsi="Consolas" w:cs="Consolas"/>
          <w:color w:val="000000"/>
          <w:lang w:eastAsia="en-US"/>
        </w:rPr>
        <w:t>df</w:t>
      </w:r>
      <w:proofErr w:type="spellEnd"/>
    </w:p>
    <w:p w14:paraId="67DBE0C5" w14:textId="77777777" w:rsidR="00FF4243" w:rsidRPr="00FF4243" w:rsidRDefault="00FF4243" w:rsidP="00FF4243">
      <w:pPr>
        <w:autoSpaceDE w:val="0"/>
        <w:autoSpaceDN w:val="0"/>
        <w:adjustRightInd w:val="0"/>
        <w:spacing w:after="0" w:line="240" w:lineRule="auto"/>
        <w:ind w:left="0" w:firstLine="705"/>
        <w:rPr>
          <w:rFonts w:ascii="Consolas" w:hAnsi="Consolas" w:cs="Consolas"/>
          <w:color w:val="000000"/>
          <w:lang w:eastAsia="en-US"/>
        </w:rPr>
      </w:pPr>
      <w:proofErr w:type="spellStart"/>
      <w:r w:rsidRPr="00FF4243">
        <w:rPr>
          <w:rFonts w:ascii="Consolas" w:hAnsi="Consolas" w:cs="Consolas"/>
          <w:color w:val="000000"/>
          <w:lang w:eastAsia="en-US"/>
        </w:rPr>
        <w:t>str</w:t>
      </w:r>
      <w:proofErr w:type="spellEnd"/>
      <w:r w:rsidRPr="00FF4243">
        <w:rPr>
          <w:rFonts w:ascii="Consolas" w:hAnsi="Consolas" w:cs="Consolas"/>
          <w:color w:val="000000"/>
          <w:lang w:eastAsia="en-US"/>
        </w:rPr>
        <w:t>(</w:t>
      </w:r>
      <w:proofErr w:type="spellStart"/>
      <w:r w:rsidRPr="00FF4243">
        <w:rPr>
          <w:rFonts w:ascii="Consolas" w:hAnsi="Consolas" w:cs="Consolas"/>
          <w:color w:val="000000"/>
          <w:lang w:eastAsia="en-US"/>
        </w:rPr>
        <w:t>df</w:t>
      </w:r>
      <w:proofErr w:type="spellEnd"/>
      <w:r w:rsidRPr="00FF4243">
        <w:rPr>
          <w:rFonts w:ascii="Consolas" w:hAnsi="Consolas" w:cs="Consolas"/>
          <w:color w:val="000000"/>
          <w:lang w:eastAsia="en-US"/>
        </w:rPr>
        <w:t>)</w:t>
      </w:r>
    </w:p>
    <w:p w14:paraId="794AD6C8" w14:textId="77777777" w:rsidR="00FF4243" w:rsidRPr="00FF4243" w:rsidRDefault="00FF4243" w:rsidP="00FF4243">
      <w:pPr>
        <w:autoSpaceDE w:val="0"/>
        <w:autoSpaceDN w:val="0"/>
        <w:adjustRightInd w:val="0"/>
        <w:spacing w:after="0" w:line="240" w:lineRule="auto"/>
        <w:ind w:left="0" w:firstLine="705"/>
        <w:rPr>
          <w:rFonts w:ascii="Consolas" w:hAnsi="Consolas" w:cs="Consolas"/>
          <w:color w:val="000000"/>
          <w:lang w:eastAsia="en-US"/>
        </w:rPr>
      </w:pPr>
      <w:proofErr w:type="spellStart"/>
      <w:r w:rsidRPr="00FF4243">
        <w:rPr>
          <w:rFonts w:ascii="Consolas" w:hAnsi="Consolas" w:cs="Consolas"/>
          <w:color w:val="000000"/>
          <w:lang w:eastAsia="en-US"/>
        </w:rPr>
        <w:t>df</w:t>
      </w:r>
      <w:proofErr w:type="spellEnd"/>
      <w:r w:rsidRPr="00FF4243">
        <w:rPr>
          <w:rFonts w:ascii="Consolas" w:hAnsi="Consolas" w:cs="Consolas"/>
          <w:color w:val="000000"/>
          <w:lang w:eastAsia="en-US"/>
        </w:rPr>
        <w:t xml:space="preserve">[, </w:t>
      </w:r>
      <w:r w:rsidRPr="00FF4243">
        <w:rPr>
          <w:rFonts w:ascii="Consolas" w:hAnsi="Consolas" w:cs="Consolas"/>
          <w:color w:val="A31515"/>
          <w:lang w:eastAsia="en-US"/>
        </w:rPr>
        <w:t>"C2"</w:t>
      </w:r>
      <w:r w:rsidRPr="00FF4243">
        <w:rPr>
          <w:rFonts w:ascii="Consolas" w:hAnsi="Consolas" w:cs="Consolas"/>
          <w:color w:val="000000"/>
          <w:lang w:eastAsia="en-US"/>
        </w:rPr>
        <w:t>]</w:t>
      </w:r>
    </w:p>
    <w:p w14:paraId="74427332" w14:textId="471EA21A" w:rsidR="00BF1A5B" w:rsidRPr="00FF4243" w:rsidRDefault="00FF4243" w:rsidP="00FF4243">
      <w:pPr>
        <w:pStyle w:val="ListParagraph"/>
        <w:spacing w:after="276" w:line="264" w:lineRule="auto"/>
        <w:ind w:left="705" w:right="82"/>
        <w:rPr>
          <w:rFonts w:ascii="Calibri" w:eastAsia="Calibri" w:hAnsi="Calibri" w:cs="Calibri"/>
          <w:i/>
        </w:rPr>
      </w:pPr>
      <w:proofErr w:type="spellStart"/>
      <w:r w:rsidRPr="00FF4243">
        <w:rPr>
          <w:rFonts w:ascii="Consolas" w:hAnsi="Consolas" w:cs="Consolas"/>
          <w:color w:val="000000"/>
          <w:lang w:eastAsia="en-US"/>
        </w:rPr>
        <w:t>df</w:t>
      </w:r>
      <w:proofErr w:type="spellEnd"/>
      <w:r w:rsidRPr="00FF4243">
        <w:rPr>
          <w:rFonts w:ascii="Consolas" w:hAnsi="Consolas" w:cs="Consolas"/>
          <w:color w:val="000000"/>
          <w:lang w:eastAsia="en-US"/>
        </w:rPr>
        <w:t>[1:2,]</w:t>
      </w:r>
    </w:p>
    <w:p w14:paraId="7FF3D942" w14:textId="77777777" w:rsidR="00BF1A5B" w:rsidRDefault="00BF1A5B" w:rsidP="00BF1A5B">
      <w:pPr>
        <w:pStyle w:val="ListParagraph"/>
        <w:spacing w:after="276" w:line="264" w:lineRule="auto"/>
        <w:ind w:left="705" w:right="82"/>
        <w:rPr>
          <w:rFonts w:ascii="Calibri" w:eastAsia="Calibri" w:hAnsi="Calibri" w:cs="Calibri"/>
          <w:i/>
        </w:rPr>
      </w:pPr>
    </w:p>
    <w:p w14:paraId="0819344D" w14:textId="2C803717" w:rsidR="0016093F" w:rsidRDefault="00BF1A5B" w:rsidP="004C3396">
      <w:pPr>
        <w:pStyle w:val="ListParagraph"/>
        <w:spacing w:after="276" w:line="264" w:lineRule="auto"/>
        <w:ind w:left="705" w:right="82"/>
        <w:rPr>
          <w:rFonts w:ascii="Calibri" w:eastAsia="Calibri" w:hAnsi="Calibri" w:cs="Calibri"/>
          <w:i/>
        </w:rPr>
      </w:pPr>
      <w:r w:rsidRPr="00BF1A5B">
        <w:rPr>
          <w:rFonts w:ascii="Calibri" w:eastAsia="Calibri" w:hAnsi="Calibri" w:cs="Calibri"/>
          <w:i/>
        </w:rPr>
        <w:t xml:space="preserve">Note: Data frames can hold elements with </w:t>
      </w:r>
      <w:r w:rsidR="00FF4243" w:rsidRPr="00BF1A5B">
        <w:rPr>
          <w:rFonts w:ascii="Calibri" w:eastAsia="Calibri" w:hAnsi="Calibri" w:cs="Calibri"/>
          <w:i/>
        </w:rPr>
        <w:t>different</w:t>
      </w:r>
      <w:r w:rsidRPr="00BF1A5B">
        <w:rPr>
          <w:rFonts w:ascii="Calibri" w:eastAsia="Calibri" w:hAnsi="Calibri" w:cs="Calibri"/>
          <w:i/>
        </w:rPr>
        <w:t xml:space="preserve"> data types (each column can have a </w:t>
      </w:r>
      <w:r w:rsidR="00FF4243" w:rsidRPr="00BF1A5B">
        <w:rPr>
          <w:rFonts w:ascii="Calibri" w:eastAsia="Calibri" w:hAnsi="Calibri" w:cs="Calibri"/>
          <w:i/>
        </w:rPr>
        <w:t>different</w:t>
      </w:r>
      <w:r w:rsidRPr="00BF1A5B">
        <w:rPr>
          <w:rFonts w:ascii="Calibri" w:eastAsia="Calibri" w:hAnsi="Calibri" w:cs="Calibri"/>
          <w:i/>
        </w:rPr>
        <w:t xml:space="preserve"> data type).</w:t>
      </w:r>
    </w:p>
    <w:p w14:paraId="4DCE295F" w14:textId="77777777" w:rsidR="004C3396" w:rsidRDefault="004C3396" w:rsidP="004C3396">
      <w:pPr>
        <w:pStyle w:val="ListParagraph"/>
        <w:spacing w:after="276" w:line="264" w:lineRule="auto"/>
        <w:ind w:left="705" w:right="82"/>
      </w:pPr>
    </w:p>
    <w:p w14:paraId="0C0FF302" w14:textId="4917B4E6" w:rsidR="004C3396" w:rsidRPr="002F5608" w:rsidRDefault="009E05AB" w:rsidP="004C3396">
      <w:pPr>
        <w:pStyle w:val="Heading1"/>
      </w:pPr>
      <w:r>
        <w:t>Exercise 2</w:t>
      </w:r>
      <w:r w:rsidR="004C3396">
        <w:t xml:space="preserve">: </w:t>
      </w:r>
      <w:r>
        <w:t>Plotting Data</w:t>
      </w:r>
    </w:p>
    <w:p w14:paraId="5AEA4720" w14:textId="77777777" w:rsidR="004C3396" w:rsidRDefault="004C3396" w:rsidP="004C3396">
      <w:pPr>
        <w:pStyle w:val="AnswerLine"/>
      </w:pPr>
    </w:p>
    <w:p w14:paraId="68B787B1" w14:textId="77777777" w:rsidR="004C3396" w:rsidRPr="002F5608" w:rsidRDefault="004C3396" w:rsidP="004C3396">
      <w:pPr>
        <w:pStyle w:val="Heading3"/>
      </w:pPr>
      <w:r w:rsidRPr="002F5608">
        <w:t>Introduction</w:t>
      </w:r>
    </w:p>
    <w:p w14:paraId="63DD6ECF" w14:textId="77777777" w:rsidR="004C3396" w:rsidRDefault="004C3396" w:rsidP="004C3396"/>
    <w:p w14:paraId="40F0EF6A" w14:textId="4797D3EC" w:rsidR="004C3396" w:rsidRDefault="004C3396" w:rsidP="004C3396">
      <w:r>
        <w:t xml:space="preserve">In this exercise, you will </w:t>
      </w:r>
      <w:r w:rsidR="00C855E4">
        <w:t>use R to create different types of visualizations</w:t>
      </w:r>
      <w:r>
        <w:t>.</w:t>
      </w:r>
    </w:p>
    <w:p w14:paraId="761D84C7" w14:textId="77777777" w:rsidR="004C3396" w:rsidRDefault="004C3396" w:rsidP="004C3396"/>
    <w:p w14:paraId="657BCD3D" w14:textId="77777777" w:rsidR="004C3396" w:rsidRPr="002F5608" w:rsidRDefault="004C3396" w:rsidP="004C3396">
      <w:pPr>
        <w:pStyle w:val="Heading3"/>
      </w:pPr>
      <w:r w:rsidRPr="002F5608">
        <w:t>Objectives</w:t>
      </w:r>
    </w:p>
    <w:p w14:paraId="597D7C3E" w14:textId="77777777" w:rsidR="004C3396" w:rsidRDefault="004C3396" w:rsidP="004C3396"/>
    <w:p w14:paraId="3E14439F" w14:textId="3D02A4D0" w:rsidR="004C3396" w:rsidRDefault="004C3396" w:rsidP="004C3396">
      <w:r w:rsidRPr="002F5608">
        <w:t xml:space="preserve">After completing this </w:t>
      </w:r>
      <w:r w:rsidR="003949DA">
        <w:t>exercise</w:t>
      </w:r>
      <w:r w:rsidRPr="002F5608">
        <w:t>, you will be able to:</w:t>
      </w:r>
    </w:p>
    <w:p w14:paraId="6D8B96D6" w14:textId="3E4BE388" w:rsidR="003B45A3" w:rsidRDefault="003B45A3" w:rsidP="009B0BC7">
      <w:pPr>
        <w:pStyle w:val="Lb1"/>
      </w:pPr>
      <w:r>
        <w:t>Install new packages in R</w:t>
      </w:r>
      <w:r w:rsidR="003949DA">
        <w:t>.</w:t>
      </w:r>
    </w:p>
    <w:p w14:paraId="549F5277" w14:textId="675E73B3" w:rsidR="009B0BC7" w:rsidRDefault="009B0BC7" w:rsidP="009B0BC7">
      <w:pPr>
        <w:pStyle w:val="Lb1"/>
      </w:pPr>
      <w:r>
        <w:t>Create charts</w:t>
      </w:r>
      <w:r w:rsidR="00AC3CF5">
        <w:t xml:space="preserve"> and visualizations</w:t>
      </w:r>
      <w:r>
        <w:t xml:space="preserve"> </w:t>
      </w:r>
      <w:r w:rsidR="003949DA">
        <w:t xml:space="preserve">by </w:t>
      </w:r>
      <w:r>
        <w:t>using R</w:t>
      </w:r>
    </w:p>
    <w:p w14:paraId="07DD6B76" w14:textId="77777777" w:rsidR="004C3396" w:rsidRDefault="004C3396" w:rsidP="004C3396">
      <w:pPr>
        <w:pStyle w:val="AnswerLine"/>
      </w:pPr>
    </w:p>
    <w:p w14:paraId="5470320E" w14:textId="7817171F" w:rsidR="004C3396" w:rsidRDefault="00155644" w:rsidP="004C3396">
      <w:pPr>
        <w:pStyle w:val="Heading3"/>
      </w:pPr>
      <w:r>
        <w:t>Installing Packages in R</w:t>
      </w:r>
      <w:r w:rsidR="004C3396">
        <w:t xml:space="preserve"> </w:t>
      </w:r>
    </w:p>
    <w:p w14:paraId="6F3D3905" w14:textId="77777777" w:rsidR="004C3396" w:rsidRDefault="004C3396" w:rsidP="004C3396">
      <w:pPr>
        <w:ind w:right="82"/>
      </w:pPr>
    </w:p>
    <w:p w14:paraId="1AC17146" w14:textId="5A6D27B7" w:rsidR="004C3396" w:rsidRDefault="004C3396" w:rsidP="004C3396">
      <w:pPr>
        <w:ind w:right="82"/>
      </w:pPr>
      <w:r>
        <w:t xml:space="preserve">In this task, you will </w:t>
      </w:r>
      <w:r w:rsidR="00155644">
        <w:t xml:space="preserve">install </w:t>
      </w:r>
      <w:r w:rsidR="003949DA">
        <w:t xml:space="preserve">the </w:t>
      </w:r>
      <w:r w:rsidR="00155644" w:rsidRPr="00771098">
        <w:rPr>
          <w:b/>
        </w:rPr>
        <w:t>ggplot2</w:t>
      </w:r>
      <w:r w:rsidR="00155644">
        <w:t xml:space="preserve"> and </w:t>
      </w:r>
      <w:proofErr w:type="spellStart"/>
      <w:r w:rsidR="00155644" w:rsidRPr="00771098">
        <w:rPr>
          <w:b/>
        </w:rPr>
        <w:t>corrplot</w:t>
      </w:r>
      <w:proofErr w:type="spellEnd"/>
      <w:r w:rsidR="00155644">
        <w:t xml:space="preserve"> libraries. These libraries are extensively used by R developers to generate several types of visualizations.</w:t>
      </w:r>
      <w:r>
        <w:t xml:space="preserve"> </w:t>
      </w:r>
    </w:p>
    <w:p w14:paraId="4EE1DB31" w14:textId="1B5FF1EE" w:rsidR="00643F64" w:rsidRDefault="00000580" w:rsidP="00155644">
      <w:pPr>
        <w:numPr>
          <w:ilvl w:val="0"/>
          <w:numId w:val="43"/>
        </w:numPr>
        <w:spacing w:after="173" w:line="264" w:lineRule="auto"/>
        <w:ind w:right="82" w:hanging="360"/>
      </w:pPr>
      <w:r>
        <w:lastRenderedPageBreak/>
        <w:t xml:space="preserve">Go to </w:t>
      </w:r>
      <w:r w:rsidR="003949DA">
        <w:t xml:space="preserve">the </w:t>
      </w:r>
      <w:r w:rsidRPr="00771098">
        <w:rPr>
          <w:b/>
        </w:rPr>
        <w:t>Solution Explorer</w:t>
      </w:r>
      <w:r>
        <w:t xml:space="preserve"> pane, </w:t>
      </w:r>
      <w:r w:rsidR="003949DA">
        <w:t>right</w:t>
      </w:r>
      <w:r w:rsidR="003949DA">
        <w:noBreakHyphen/>
      </w:r>
      <w:r>
        <w:t xml:space="preserve">click </w:t>
      </w:r>
      <w:proofErr w:type="spellStart"/>
      <w:r w:rsidRPr="00771098">
        <w:rPr>
          <w:b/>
        </w:rPr>
        <w:t>MyFirstRProject</w:t>
      </w:r>
      <w:proofErr w:type="spellEnd"/>
      <w:r w:rsidRPr="00771098">
        <w:rPr>
          <w:b/>
        </w:rPr>
        <w:t xml:space="preserve"> </w:t>
      </w:r>
      <w:r>
        <w:t xml:space="preserve">(project name), and </w:t>
      </w:r>
      <w:r w:rsidR="009A25A5">
        <w:t xml:space="preserve">then </w:t>
      </w:r>
      <w:r w:rsidR="003949DA">
        <w:t xml:space="preserve">click </w:t>
      </w:r>
      <w:r w:rsidR="009A25A5" w:rsidRPr="00777ABF">
        <w:rPr>
          <w:b/>
        </w:rPr>
        <w:t>Add R Script</w:t>
      </w:r>
      <w:r w:rsidR="009A25A5">
        <w:t>.</w:t>
      </w:r>
      <w:r w:rsidR="00643F64">
        <w:t xml:space="preserve"> </w:t>
      </w:r>
      <w:r w:rsidR="00000768">
        <w:t xml:space="preserve">Rename </w:t>
      </w:r>
      <w:r w:rsidR="003949DA">
        <w:t xml:space="preserve">the script </w:t>
      </w:r>
      <w:r w:rsidR="00703B60">
        <w:t xml:space="preserve">file </w:t>
      </w:r>
      <w:r w:rsidR="00000768">
        <w:t>to</w:t>
      </w:r>
      <w:r w:rsidR="00777ABF">
        <w:t xml:space="preserve"> </w:t>
      </w:r>
      <w:proofErr w:type="spellStart"/>
      <w:r w:rsidR="00777ABF" w:rsidRPr="00777ABF">
        <w:rPr>
          <w:b/>
        </w:rPr>
        <w:t>PlottingData.R</w:t>
      </w:r>
      <w:proofErr w:type="spellEnd"/>
      <w:r w:rsidR="00000768">
        <w:rPr>
          <w:b/>
        </w:rPr>
        <w:t xml:space="preserve"> </w:t>
      </w:r>
      <w:r w:rsidR="00000768" w:rsidRPr="00610DA0">
        <w:t>(</w:t>
      </w:r>
      <w:r w:rsidR="003949DA" w:rsidRPr="00610DA0">
        <w:t>right</w:t>
      </w:r>
      <w:r w:rsidR="003949DA">
        <w:noBreakHyphen/>
      </w:r>
      <w:r w:rsidR="00000768" w:rsidRPr="00610DA0">
        <w:t xml:space="preserve">click </w:t>
      </w:r>
      <w:r w:rsidR="003949DA">
        <w:t xml:space="preserve">the </w:t>
      </w:r>
      <w:r w:rsidR="00000768" w:rsidRPr="00610DA0">
        <w:t>file name</w:t>
      </w:r>
      <w:r w:rsidR="003949DA">
        <w:t xml:space="preserve">, and </w:t>
      </w:r>
      <w:r w:rsidR="00000768" w:rsidRPr="00610DA0">
        <w:t xml:space="preserve">then click </w:t>
      </w:r>
      <w:r w:rsidR="00703B60">
        <w:rPr>
          <w:b/>
        </w:rPr>
        <w:t>R</w:t>
      </w:r>
      <w:r w:rsidR="00000768" w:rsidRPr="00771098">
        <w:rPr>
          <w:b/>
        </w:rPr>
        <w:t>ename</w:t>
      </w:r>
      <w:r w:rsidR="00000768" w:rsidRPr="00610DA0">
        <w:t>)</w:t>
      </w:r>
      <w:r w:rsidR="00777ABF" w:rsidRPr="00610DA0">
        <w:t>.</w:t>
      </w:r>
    </w:p>
    <w:p w14:paraId="66577AE3" w14:textId="21C457C1" w:rsidR="00AD37EA" w:rsidRDefault="00610DA0" w:rsidP="00AD37EA">
      <w:pPr>
        <w:spacing w:after="173" w:line="264" w:lineRule="auto"/>
        <w:ind w:left="705" w:right="82"/>
      </w:pPr>
      <w:r>
        <w:rPr>
          <w:noProof/>
          <w:lang w:eastAsia="en-US"/>
        </w:rPr>
        <w:drawing>
          <wp:inline distT="0" distB="0" distL="0" distR="0" wp14:anchorId="04675079" wp14:editId="0A86DEC5">
            <wp:extent cx="2219325" cy="1076325"/>
            <wp:effectExtent l="0" t="0" r="9525"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19325" cy="1076325"/>
                    </a:xfrm>
                    <a:prstGeom prst="rect">
                      <a:avLst/>
                    </a:prstGeom>
                  </pic:spPr>
                </pic:pic>
              </a:graphicData>
            </a:graphic>
          </wp:inline>
        </w:drawing>
      </w:r>
    </w:p>
    <w:p w14:paraId="77DE2C72" w14:textId="5895F6F2" w:rsidR="004C3396" w:rsidRDefault="00384855" w:rsidP="00777ABF">
      <w:pPr>
        <w:numPr>
          <w:ilvl w:val="0"/>
          <w:numId w:val="43"/>
        </w:numPr>
        <w:spacing w:after="173" w:line="264" w:lineRule="auto"/>
        <w:ind w:right="82" w:hanging="360"/>
      </w:pPr>
      <w:r w:rsidRPr="00771098">
        <w:t>Open</w:t>
      </w:r>
      <w:r>
        <w:t xml:space="preserve"> the R script located at </w:t>
      </w:r>
      <w:r w:rsidRPr="00AD37EA">
        <w:rPr>
          <w:b/>
        </w:rPr>
        <w:t>E:\Assets\M</w:t>
      </w:r>
      <w:del w:id="22" w:author="Thiago Zavaschi" w:date="2017-01-25T09:49:00Z">
        <w:r w:rsidRPr="00AD37EA" w:rsidDel="00D6109B">
          <w:rPr>
            <w:b/>
          </w:rPr>
          <w:delText>2</w:delText>
        </w:r>
      </w:del>
      <w:ins w:id="23" w:author="Thiago Zavaschi" w:date="2017-01-25T09:49:00Z">
        <w:r w:rsidR="00D6109B">
          <w:rPr>
            <w:b/>
          </w:rPr>
          <w:t>3</w:t>
        </w:r>
      </w:ins>
      <w:r w:rsidRPr="00AD37EA">
        <w:rPr>
          <w:b/>
        </w:rPr>
        <w:t xml:space="preserve"> – Lab 1\PlottingData.txt</w:t>
      </w:r>
      <w:r>
        <w:t>.</w:t>
      </w:r>
    </w:p>
    <w:p w14:paraId="4B93C419" w14:textId="630E3BF6" w:rsidR="00AD37EA" w:rsidRDefault="004C3396" w:rsidP="00155644">
      <w:pPr>
        <w:numPr>
          <w:ilvl w:val="0"/>
          <w:numId w:val="43"/>
        </w:numPr>
        <w:spacing w:after="276" w:line="264" w:lineRule="auto"/>
        <w:ind w:right="82" w:hanging="360"/>
      </w:pPr>
      <w:r>
        <w:t>C</w:t>
      </w:r>
      <w:r w:rsidR="00AD37EA">
        <w:t>opy the entire content to the recently created file in your project</w:t>
      </w:r>
      <w:r w:rsidR="00000768">
        <w:t xml:space="preserve"> (</w:t>
      </w:r>
      <w:proofErr w:type="spellStart"/>
      <w:r w:rsidR="00000768">
        <w:t>PlottingData.R</w:t>
      </w:r>
      <w:proofErr w:type="spellEnd"/>
      <w:r w:rsidR="00000768">
        <w:t>)</w:t>
      </w:r>
      <w:r w:rsidR="00AD37EA">
        <w:t xml:space="preserve">. Save </w:t>
      </w:r>
      <w:r w:rsidR="00601E3D">
        <w:t>your project</w:t>
      </w:r>
      <w:r w:rsidR="003949DA">
        <w:t xml:space="preserve">, but </w:t>
      </w:r>
      <w:r w:rsidR="00AD37EA">
        <w:t>do not close it.</w:t>
      </w:r>
    </w:p>
    <w:p w14:paraId="215C1A89" w14:textId="78ED8475" w:rsidR="004C3396" w:rsidRDefault="004C3396" w:rsidP="00155644">
      <w:pPr>
        <w:numPr>
          <w:ilvl w:val="0"/>
          <w:numId w:val="43"/>
        </w:numPr>
        <w:spacing w:after="276" w:line="264" w:lineRule="auto"/>
        <w:ind w:right="82" w:hanging="360"/>
      </w:pPr>
      <w:r>
        <w:t xml:space="preserve"> </w:t>
      </w:r>
      <w:r w:rsidR="00AD37EA">
        <w:t xml:space="preserve">Your screen should be similar to the following </w:t>
      </w:r>
      <w:r w:rsidR="003949DA">
        <w:t>screenshot:</w:t>
      </w:r>
    </w:p>
    <w:p w14:paraId="2763928E" w14:textId="0133B43B" w:rsidR="00AD37EA" w:rsidRDefault="000B6C88" w:rsidP="00AD37EA">
      <w:pPr>
        <w:spacing w:after="276" w:line="264" w:lineRule="auto"/>
        <w:ind w:left="705" w:right="82"/>
      </w:pPr>
      <w:r>
        <w:rPr>
          <w:noProof/>
          <w:lang w:eastAsia="en-US"/>
        </w:rPr>
        <w:drawing>
          <wp:inline distT="0" distB="0" distL="0" distR="0" wp14:anchorId="3795DA88" wp14:editId="5BAC8ED3">
            <wp:extent cx="5486400" cy="2531745"/>
            <wp:effectExtent l="0" t="0" r="0" b="190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531745"/>
                    </a:xfrm>
                    <a:prstGeom prst="rect">
                      <a:avLst/>
                    </a:prstGeom>
                  </pic:spPr>
                </pic:pic>
              </a:graphicData>
            </a:graphic>
          </wp:inline>
        </w:drawing>
      </w:r>
    </w:p>
    <w:p w14:paraId="7CCDE894" w14:textId="7FBCF871" w:rsidR="00AD37EA" w:rsidRDefault="000B6C88" w:rsidP="000B6C88">
      <w:pPr>
        <w:numPr>
          <w:ilvl w:val="0"/>
          <w:numId w:val="43"/>
        </w:numPr>
        <w:spacing w:after="276" w:line="264" w:lineRule="auto"/>
        <w:ind w:right="82" w:hanging="360"/>
      </w:pPr>
      <w:r w:rsidRPr="00771098">
        <w:t>Execute</w:t>
      </w:r>
      <w:r>
        <w:t xml:space="preserve"> the first four rows. This can take </w:t>
      </w:r>
      <w:r w:rsidR="003949DA">
        <w:t xml:space="preserve">a </w:t>
      </w:r>
      <w:r>
        <w:t xml:space="preserve">few minutes to finish. Notice that the packages will be installed </w:t>
      </w:r>
      <w:r w:rsidR="003949DA">
        <w:t xml:space="preserve">along with </w:t>
      </w:r>
      <w:r>
        <w:t xml:space="preserve">its dependencies. </w:t>
      </w:r>
      <w:r w:rsidR="003949DA">
        <w:t>The l</w:t>
      </w:r>
      <w:r>
        <w:t>ibrary() function will tell R that we want to use the functions inside these libraries.</w:t>
      </w:r>
    </w:p>
    <w:p w14:paraId="6DF11791" w14:textId="37A0FD09" w:rsidR="000B6C88" w:rsidRDefault="000B6C88" w:rsidP="000B6C88">
      <w:pPr>
        <w:spacing w:after="276" w:line="264" w:lineRule="auto"/>
        <w:ind w:left="705" w:right="82"/>
      </w:pPr>
    </w:p>
    <w:p w14:paraId="735E1C43" w14:textId="6095E00A" w:rsidR="000B6C88" w:rsidRDefault="000B6C88" w:rsidP="000B6C88">
      <w:pPr>
        <w:pStyle w:val="Heading3"/>
      </w:pPr>
      <w:r>
        <w:t xml:space="preserve">Plotting Data in R </w:t>
      </w:r>
    </w:p>
    <w:p w14:paraId="7C6F3018" w14:textId="77777777" w:rsidR="000B6C88" w:rsidRDefault="000B6C88" w:rsidP="000B6C88">
      <w:pPr>
        <w:ind w:right="82"/>
      </w:pPr>
    </w:p>
    <w:p w14:paraId="79CF71C2" w14:textId="0FE3D7E1" w:rsidR="000B6C88" w:rsidRDefault="000B6C88" w:rsidP="000B6C88">
      <w:pPr>
        <w:ind w:right="82"/>
      </w:pPr>
      <w:r>
        <w:t xml:space="preserve">In this task, you will run commands in R that will create several visualizations </w:t>
      </w:r>
      <w:r w:rsidR="003949DA">
        <w:t xml:space="preserve">by </w:t>
      </w:r>
      <w:r>
        <w:t xml:space="preserve">using basic </w:t>
      </w:r>
      <w:r w:rsidRPr="003949DA">
        <w:t>R</w:t>
      </w:r>
      <w:r>
        <w:t xml:space="preserve">, </w:t>
      </w:r>
      <w:r w:rsidRPr="00771098">
        <w:rPr>
          <w:b/>
        </w:rPr>
        <w:t>ggplot2</w:t>
      </w:r>
      <w:r w:rsidR="003949DA">
        <w:t>,</w:t>
      </w:r>
      <w:r>
        <w:t xml:space="preserve"> and </w:t>
      </w:r>
      <w:proofErr w:type="spellStart"/>
      <w:r w:rsidRPr="00771098">
        <w:rPr>
          <w:b/>
        </w:rPr>
        <w:t>corrplot</w:t>
      </w:r>
      <w:proofErr w:type="spellEnd"/>
      <w:r>
        <w:t xml:space="preserve"> functions. </w:t>
      </w:r>
    </w:p>
    <w:p w14:paraId="44216947" w14:textId="7D1F92F1" w:rsidR="00AD37EA" w:rsidRDefault="000B6C88" w:rsidP="000B6C88">
      <w:pPr>
        <w:numPr>
          <w:ilvl w:val="0"/>
          <w:numId w:val="44"/>
        </w:numPr>
        <w:spacing w:after="276" w:line="264" w:lineRule="auto"/>
        <w:ind w:right="82" w:hanging="360"/>
      </w:pPr>
      <w:r>
        <w:lastRenderedPageBreak/>
        <w:t>Now that the libraries are installed, execute the other rows of script (row</w:t>
      </w:r>
      <w:r w:rsidR="003949DA">
        <w:t>–</w:t>
      </w:r>
      <w:r>
        <w:t>by</w:t>
      </w:r>
      <w:r w:rsidR="003949DA">
        <w:noBreakHyphen/>
      </w:r>
      <w:r>
        <w:t xml:space="preserve">row basis). Notice all the plots that can be created. This is just a small subset of all </w:t>
      </w:r>
      <w:r w:rsidR="003949DA">
        <w:t xml:space="preserve">that </w:t>
      </w:r>
      <w:r w:rsidR="005E6B3F">
        <w:t xml:space="preserve">you can do with </w:t>
      </w:r>
      <w:r>
        <w:t>R.</w:t>
      </w:r>
      <w:r w:rsidR="00494E8B">
        <w:t xml:space="preserve"> Increase the size of </w:t>
      </w:r>
      <w:r w:rsidR="005E6B3F">
        <w:t xml:space="preserve">the </w:t>
      </w:r>
      <w:r w:rsidR="00494E8B">
        <w:t>R Plot pane</w:t>
      </w:r>
      <w:r w:rsidR="005E6B3F">
        <w:t>,</w:t>
      </w:r>
      <w:r w:rsidR="00494E8B">
        <w:t xml:space="preserve"> if it is too small.</w:t>
      </w:r>
    </w:p>
    <w:p w14:paraId="63CC5B11" w14:textId="3F56E2CD" w:rsidR="007B5956" w:rsidRDefault="007B5956" w:rsidP="007B5956">
      <w:pPr>
        <w:numPr>
          <w:ilvl w:val="0"/>
          <w:numId w:val="44"/>
        </w:numPr>
        <w:spacing w:after="276" w:line="264" w:lineRule="auto"/>
        <w:ind w:right="82" w:hanging="360"/>
      </w:pPr>
      <w:r>
        <w:t xml:space="preserve">After you </w:t>
      </w:r>
      <w:r w:rsidR="005E6B3F">
        <w:t>complete running</w:t>
      </w:r>
      <w:r>
        <w:t xml:space="preserve"> all </w:t>
      </w:r>
      <w:r w:rsidR="005E6B3F">
        <w:t xml:space="preserve">the </w:t>
      </w:r>
      <w:r>
        <w:t xml:space="preserve">code, you can leave your project open to use in the next lab. </w:t>
      </w:r>
    </w:p>
    <w:p w14:paraId="614244B7" w14:textId="4CB83B76" w:rsidR="00286C48" w:rsidRDefault="00286C48" w:rsidP="00286C48">
      <w:pPr>
        <w:spacing w:after="276" w:line="264" w:lineRule="auto"/>
        <w:ind w:left="345" w:right="82"/>
      </w:pPr>
    </w:p>
    <w:p w14:paraId="0A613021" w14:textId="5A4A7897" w:rsidR="00494E8B" w:rsidRDefault="00494E8B" w:rsidP="00494E8B">
      <w:pPr>
        <w:spacing w:after="276" w:line="264" w:lineRule="auto"/>
        <w:ind w:left="705" w:right="82"/>
      </w:pPr>
      <w:r>
        <w:rPr>
          <w:noProof/>
          <w:lang w:eastAsia="en-US"/>
        </w:rPr>
        <w:drawing>
          <wp:inline distT="0" distB="0" distL="0" distR="0" wp14:anchorId="4EC0D574" wp14:editId="56C9B016">
            <wp:extent cx="5438775" cy="3695700"/>
            <wp:effectExtent l="0" t="0" r="952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8775" cy="3695700"/>
                    </a:xfrm>
                    <a:prstGeom prst="rect">
                      <a:avLst/>
                    </a:prstGeom>
                  </pic:spPr>
                </pic:pic>
              </a:graphicData>
            </a:graphic>
          </wp:inline>
        </w:drawing>
      </w:r>
    </w:p>
    <w:p w14:paraId="76012FC4" w14:textId="6325CC2F" w:rsidR="00286C48" w:rsidRDefault="00286C48" w:rsidP="00494E8B">
      <w:pPr>
        <w:spacing w:after="276" w:line="264" w:lineRule="auto"/>
        <w:ind w:left="705" w:right="82"/>
      </w:pPr>
      <w:r>
        <w:t xml:space="preserve">You can use the arrows to </w:t>
      </w:r>
      <w:r w:rsidR="005E6B3F">
        <w:t xml:space="preserve">move </w:t>
      </w:r>
      <w:r>
        <w:t>between the plots.</w:t>
      </w:r>
    </w:p>
    <w:p w14:paraId="06CBF532" w14:textId="08E771D4" w:rsidR="00286C48" w:rsidRDefault="00286C48" w:rsidP="00494E8B">
      <w:pPr>
        <w:spacing w:after="276" w:line="264" w:lineRule="auto"/>
        <w:ind w:left="705" w:right="82"/>
      </w:pPr>
      <w:r>
        <w:rPr>
          <w:noProof/>
          <w:lang w:eastAsia="en-US"/>
        </w:rPr>
        <w:drawing>
          <wp:inline distT="0" distB="0" distL="0" distR="0" wp14:anchorId="3206912E" wp14:editId="40FC7045">
            <wp:extent cx="2266950" cy="942975"/>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66950" cy="942975"/>
                    </a:xfrm>
                    <a:prstGeom prst="rect">
                      <a:avLst/>
                    </a:prstGeom>
                  </pic:spPr>
                </pic:pic>
              </a:graphicData>
            </a:graphic>
          </wp:inline>
        </w:drawing>
      </w:r>
    </w:p>
    <w:p w14:paraId="2266B2BB" w14:textId="77777777" w:rsidR="00286C48" w:rsidRDefault="00286C48" w:rsidP="00494E8B">
      <w:pPr>
        <w:spacing w:after="276" w:line="264" w:lineRule="auto"/>
        <w:ind w:left="705" w:right="82"/>
      </w:pPr>
    </w:p>
    <w:p w14:paraId="245FE781" w14:textId="2BA57C16" w:rsidR="000B6C88" w:rsidRDefault="000B6C88" w:rsidP="000B6C88">
      <w:pPr>
        <w:spacing w:after="276" w:line="264" w:lineRule="auto"/>
        <w:ind w:left="705" w:right="82"/>
        <w:rPr>
          <w:rFonts w:asciiTheme="minorHAnsi" w:hAnsiTheme="minorHAnsi" w:cstheme="minorHAnsi"/>
          <w:i/>
        </w:rPr>
      </w:pPr>
      <w:r w:rsidRPr="000B6C88">
        <w:rPr>
          <w:rFonts w:asciiTheme="minorHAnsi" w:hAnsiTheme="minorHAnsi" w:cstheme="minorHAnsi"/>
          <w:i/>
        </w:rPr>
        <w:t>Note: You can always use help functions to know more about a specific command or function.</w:t>
      </w:r>
    </w:p>
    <w:p w14:paraId="069622D9" w14:textId="0335ECCC" w:rsidR="007B5956" w:rsidRDefault="007B5956" w:rsidP="000B6C88">
      <w:pPr>
        <w:spacing w:after="276" w:line="264" w:lineRule="auto"/>
        <w:ind w:left="705" w:right="82"/>
        <w:rPr>
          <w:rFonts w:asciiTheme="minorHAnsi" w:hAnsiTheme="minorHAnsi" w:cstheme="minorHAnsi"/>
          <w:i/>
        </w:rPr>
      </w:pPr>
    </w:p>
    <w:sectPr w:rsidR="007B5956" w:rsidSect="00F453F2">
      <w:headerReference w:type="even" r:id="rId40"/>
      <w:headerReference w:type="default" r:id="rId41"/>
      <w:headerReference w:type="first" r:id="rId42"/>
      <w:footerReference w:type="first" r:id="rId43"/>
      <w:type w:val="oddPage"/>
      <w:pgSz w:w="12240" w:h="15840" w:code="1"/>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1F4659" w14:textId="77777777" w:rsidR="00074BCB" w:rsidRDefault="00074BCB">
      <w:r>
        <w:separator/>
      </w:r>
    </w:p>
    <w:p w14:paraId="3BDA884B" w14:textId="77777777" w:rsidR="00074BCB" w:rsidRDefault="00074BCB"/>
  </w:endnote>
  <w:endnote w:type="continuationSeparator" w:id="0">
    <w:p w14:paraId="51C47159" w14:textId="77777777" w:rsidR="00074BCB" w:rsidRDefault="00074BCB">
      <w:r>
        <w:continuationSeparator/>
      </w:r>
    </w:p>
    <w:p w14:paraId="783D3740" w14:textId="77777777" w:rsidR="00074BCB" w:rsidRDefault="00074B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Wingdings 3">
    <w:panose1 w:val="050401020108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ucida Sans Typewriter">
    <w:panose1 w:val="020B0509030504030204"/>
    <w:charset w:val="00"/>
    <w:family w:val="modern"/>
    <w:pitch w:val="fixed"/>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455189" w14:textId="022DDF42" w:rsidR="003949DA" w:rsidRPr="00EB2DD3" w:rsidRDefault="003949DA" w:rsidP="00A17AA4">
    <w:pPr>
      <w:pStyle w:val="Footer"/>
      <w:pBdr>
        <w:bottom w:val="single" w:sz="12" w:space="1" w:color="auto"/>
      </w:pBdr>
      <w:tabs>
        <w:tab w:val="clear" w:pos="4320"/>
        <w:tab w:val="center" w:pos="4230"/>
      </w:tabs>
      <w:spacing w:after="0"/>
      <w:ind w:left="0"/>
      <w:jc w:val="center"/>
      <w:rPr>
        <w:rFonts w:ascii="Arial" w:hAnsi="Arial" w:cs="Arial"/>
        <w:i/>
        <w:sz w:val="16"/>
        <w:szCs w:val="16"/>
      </w:rPr>
    </w:pPr>
    <w:r w:rsidRPr="004E635C">
      <w:rPr>
        <w:rFonts w:ascii="Arial" w:hAnsi="Arial" w:cs="Arial"/>
        <w:i/>
        <w:sz w:val="16"/>
        <w:szCs w:val="16"/>
      </w:rPr>
      <w:t>Microsoft</w:t>
    </w:r>
    <w:r w:rsidRPr="00EB2DD3">
      <w:rPr>
        <w:rFonts w:ascii="Arial" w:hAnsi="Arial" w:cs="Arial"/>
        <w:sz w:val="16"/>
        <w:szCs w:val="16"/>
      </w:rPr>
      <w:t xml:space="preserve"> | Services</w:t>
    </w:r>
    <w:r w:rsidRPr="00EB2DD3">
      <w:rPr>
        <w:rFonts w:ascii="Arial" w:hAnsi="Arial" w:cs="Arial"/>
        <w:sz w:val="16"/>
        <w:szCs w:val="16"/>
      </w:rPr>
      <w:tab/>
      <w:t>©</w:t>
    </w:r>
    <w:r>
      <w:rPr>
        <w:rFonts w:ascii="Arial" w:hAnsi="Arial" w:cs="Arial"/>
        <w:sz w:val="16"/>
        <w:szCs w:val="16"/>
      </w:rPr>
      <w:t xml:space="preserve"> 2016</w:t>
    </w:r>
    <w:r w:rsidRPr="00EB2DD3">
      <w:rPr>
        <w:rFonts w:ascii="Arial" w:hAnsi="Arial" w:cs="Arial"/>
        <w:sz w:val="16"/>
        <w:szCs w:val="16"/>
      </w:rPr>
      <w:t xml:space="preserve"> Microsoft Corporation</w:t>
    </w:r>
    <w:r w:rsidRPr="00EB2DD3">
      <w:rPr>
        <w:rFonts w:ascii="Arial" w:hAnsi="Arial" w:cs="Arial"/>
        <w:sz w:val="16"/>
        <w:szCs w:val="16"/>
      </w:rPr>
      <w:tab/>
    </w:r>
    <w:r>
      <w:rPr>
        <w:rFonts w:ascii="Arial" w:hAnsi="Arial" w:cs="Arial"/>
        <w:sz w:val="16"/>
        <w:szCs w:val="16"/>
      </w:rPr>
      <w:t xml:space="preserve">ITOE Educate </w:t>
    </w:r>
    <w:r w:rsidRPr="00EB2DD3">
      <w:rPr>
        <w:rFonts w:ascii="Arial" w:hAnsi="Arial" w:cs="Arial"/>
        <w:sz w:val="16"/>
        <w:szCs w:val="16"/>
      </w:rPr>
      <w:t>Workshop</w:t>
    </w:r>
  </w:p>
  <w:p w14:paraId="0E55CB2A" w14:textId="77777777" w:rsidR="003949DA" w:rsidRPr="006B4D91" w:rsidRDefault="003949DA" w:rsidP="00A17AA4">
    <w:pPr>
      <w:pStyle w:val="Footer"/>
      <w:tabs>
        <w:tab w:val="clear" w:pos="4320"/>
      </w:tabs>
      <w:spacing w:after="0"/>
      <w:ind w:left="-360"/>
      <w:jc w:val="center"/>
      <w:rPr>
        <w:rFonts w:ascii="Arial" w:hAnsi="Arial" w:cs="Arial"/>
        <w:sz w:val="16"/>
        <w:szCs w:val="16"/>
      </w:rPr>
    </w:pPr>
    <w:r w:rsidRPr="00EB2DD3">
      <w:rPr>
        <w:rFonts w:ascii="Arial" w:hAnsi="Arial" w:cs="Arial"/>
        <w:sz w:val="16"/>
        <w:szCs w:val="16"/>
      </w:rPr>
      <w:t>Microsoft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79EA63" w14:textId="64A7C8E9" w:rsidR="003949DA" w:rsidRPr="00EB2DD3" w:rsidRDefault="003949DA" w:rsidP="00A17AA4">
    <w:pPr>
      <w:pStyle w:val="Footer"/>
      <w:pBdr>
        <w:bottom w:val="single" w:sz="12" w:space="1" w:color="auto"/>
      </w:pBdr>
      <w:tabs>
        <w:tab w:val="clear" w:pos="4320"/>
        <w:tab w:val="center" w:pos="4230"/>
      </w:tabs>
      <w:spacing w:after="0"/>
      <w:ind w:left="0"/>
      <w:jc w:val="center"/>
      <w:rPr>
        <w:rFonts w:ascii="Arial" w:hAnsi="Arial" w:cs="Arial"/>
        <w:i/>
        <w:sz w:val="16"/>
        <w:szCs w:val="16"/>
      </w:rPr>
    </w:pPr>
    <w:r w:rsidRPr="004E635C">
      <w:rPr>
        <w:rFonts w:ascii="Arial" w:hAnsi="Arial" w:cs="Arial"/>
        <w:i/>
        <w:sz w:val="16"/>
        <w:szCs w:val="16"/>
      </w:rPr>
      <w:t>Microsoft</w:t>
    </w:r>
    <w:r w:rsidRPr="00EB2DD3">
      <w:rPr>
        <w:rFonts w:ascii="Arial" w:hAnsi="Arial" w:cs="Arial"/>
        <w:sz w:val="16"/>
        <w:szCs w:val="16"/>
      </w:rPr>
      <w:t xml:space="preserve"> | Services</w:t>
    </w:r>
    <w:r w:rsidRPr="00EB2DD3">
      <w:rPr>
        <w:rFonts w:ascii="Arial" w:hAnsi="Arial" w:cs="Arial"/>
        <w:sz w:val="16"/>
        <w:szCs w:val="16"/>
      </w:rPr>
      <w:tab/>
      <w:t>©</w:t>
    </w:r>
    <w:r>
      <w:rPr>
        <w:rFonts w:ascii="Arial" w:hAnsi="Arial" w:cs="Arial"/>
        <w:sz w:val="16"/>
        <w:szCs w:val="16"/>
      </w:rPr>
      <w:t xml:space="preserve"> 2016</w:t>
    </w:r>
    <w:r w:rsidRPr="00EB2DD3">
      <w:rPr>
        <w:rFonts w:ascii="Arial" w:hAnsi="Arial" w:cs="Arial"/>
        <w:sz w:val="16"/>
        <w:szCs w:val="16"/>
      </w:rPr>
      <w:t xml:space="preserve"> Microsoft Corporation</w:t>
    </w:r>
    <w:r w:rsidRPr="00EB2DD3">
      <w:rPr>
        <w:rFonts w:ascii="Arial" w:hAnsi="Arial" w:cs="Arial"/>
        <w:sz w:val="16"/>
        <w:szCs w:val="16"/>
      </w:rPr>
      <w:tab/>
    </w:r>
    <w:r>
      <w:rPr>
        <w:rFonts w:ascii="Arial" w:hAnsi="Arial" w:cs="Arial"/>
        <w:sz w:val="16"/>
        <w:szCs w:val="16"/>
      </w:rPr>
      <w:t xml:space="preserve">ITOE Educate </w:t>
    </w:r>
    <w:r w:rsidRPr="00EB2DD3">
      <w:rPr>
        <w:rFonts w:ascii="Arial" w:hAnsi="Arial" w:cs="Arial"/>
        <w:sz w:val="16"/>
        <w:szCs w:val="16"/>
      </w:rPr>
      <w:t>Worksho</w:t>
    </w:r>
    <w:r>
      <w:rPr>
        <w:rFonts w:ascii="Arial" w:hAnsi="Arial" w:cs="Arial"/>
        <w:sz w:val="16"/>
        <w:szCs w:val="16"/>
      </w:rPr>
      <w:t>p</w:t>
    </w:r>
  </w:p>
  <w:p w14:paraId="2A21BB52" w14:textId="77777777" w:rsidR="003949DA" w:rsidRPr="006B4D91" w:rsidRDefault="003949DA" w:rsidP="00A17AA4">
    <w:pPr>
      <w:pStyle w:val="Footer"/>
      <w:tabs>
        <w:tab w:val="clear" w:pos="4320"/>
      </w:tabs>
      <w:spacing w:after="0"/>
      <w:ind w:left="-360"/>
      <w:jc w:val="center"/>
      <w:rPr>
        <w:rFonts w:ascii="Arial" w:hAnsi="Arial" w:cs="Arial"/>
        <w:sz w:val="16"/>
        <w:szCs w:val="16"/>
      </w:rPr>
    </w:pPr>
    <w:r w:rsidRPr="00EB2DD3">
      <w:rPr>
        <w:rFonts w:ascii="Arial" w:hAnsi="Arial" w:cs="Arial"/>
        <w:sz w:val="16"/>
        <w:szCs w:val="16"/>
      </w:rPr>
      <w:t>Microsoft Confidential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EB31BD" w14:textId="3689A2D8" w:rsidR="003949DA" w:rsidRDefault="003949DA" w:rsidP="00A17AA4">
    <w:pPr>
      <w:pStyle w:val="Footer"/>
      <w:pBdr>
        <w:bottom w:val="single" w:sz="12" w:space="1" w:color="auto"/>
      </w:pBdr>
      <w:tabs>
        <w:tab w:val="clear" w:pos="4320"/>
        <w:tab w:val="center" w:pos="4230"/>
      </w:tabs>
      <w:spacing w:after="0"/>
      <w:ind w:left="0"/>
      <w:jc w:val="center"/>
      <w:rPr>
        <w:rFonts w:ascii="Arial" w:hAnsi="Arial" w:cs="Arial"/>
        <w:i/>
        <w:sz w:val="16"/>
        <w:szCs w:val="16"/>
      </w:rPr>
    </w:pPr>
    <w:r>
      <w:rPr>
        <w:rFonts w:ascii="Arial" w:hAnsi="Arial" w:cs="Arial"/>
        <w:i/>
        <w:sz w:val="16"/>
        <w:szCs w:val="16"/>
      </w:rPr>
      <w:t>Microsoft</w:t>
    </w:r>
    <w:r>
      <w:rPr>
        <w:rFonts w:ascii="Arial" w:hAnsi="Arial" w:cs="Arial"/>
        <w:sz w:val="16"/>
        <w:szCs w:val="16"/>
      </w:rPr>
      <w:t xml:space="preserve"> | Services</w:t>
    </w:r>
    <w:r>
      <w:rPr>
        <w:rFonts w:ascii="Arial" w:hAnsi="Arial" w:cs="Arial"/>
        <w:sz w:val="16"/>
        <w:szCs w:val="16"/>
      </w:rPr>
      <w:tab/>
      <w:t>© 2016 Microsoft Corporation</w:t>
    </w:r>
    <w:r>
      <w:rPr>
        <w:rFonts w:ascii="Arial" w:hAnsi="Arial" w:cs="Arial"/>
        <w:sz w:val="16"/>
        <w:szCs w:val="16"/>
      </w:rPr>
      <w:tab/>
      <w:t>ITOE Educate Workshop</w:t>
    </w:r>
  </w:p>
  <w:p w14:paraId="2FE009D6" w14:textId="77777777" w:rsidR="003949DA" w:rsidRPr="005F0B7D" w:rsidRDefault="003949DA" w:rsidP="00A17AA4">
    <w:pPr>
      <w:pStyle w:val="Footer"/>
      <w:tabs>
        <w:tab w:val="clear" w:pos="4320"/>
      </w:tabs>
      <w:spacing w:after="0"/>
      <w:ind w:left="-360"/>
      <w:jc w:val="center"/>
      <w:rPr>
        <w:rFonts w:ascii="Arial" w:hAnsi="Arial" w:cs="Arial"/>
        <w:sz w:val="16"/>
        <w:szCs w:val="16"/>
      </w:rPr>
    </w:pPr>
    <w:r>
      <w:rPr>
        <w:rFonts w:ascii="Arial" w:hAnsi="Arial" w:cs="Arial"/>
        <w:sz w:val="16"/>
        <w:szCs w:val="16"/>
      </w:rPr>
      <w:t>Microsoft Confidential</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8E7E6" w14:textId="77777777" w:rsidR="003949DA" w:rsidRDefault="003949DA">
    <w:pPr>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03B633" w14:textId="77777777" w:rsidR="00074BCB" w:rsidRDefault="00074BCB">
      <w:r>
        <w:separator/>
      </w:r>
    </w:p>
    <w:p w14:paraId="7071BD1B" w14:textId="77777777" w:rsidR="00074BCB" w:rsidRDefault="00074BCB"/>
  </w:footnote>
  <w:footnote w:type="continuationSeparator" w:id="0">
    <w:p w14:paraId="3DCE7AF9" w14:textId="77777777" w:rsidR="00074BCB" w:rsidRDefault="00074BCB">
      <w:r>
        <w:continuationSeparator/>
      </w:r>
    </w:p>
    <w:p w14:paraId="355081EB" w14:textId="77777777" w:rsidR="00074BCB" w:rsidRDefault="00074BC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FA781" w14:textId="77777777" w:rsidR="003949DA" w:rsidRDefault="003949DA">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5FB39" w14:textId="77777777" w:rsidR="003949DA" w:rsidRDefault="003949DA">
    <w:pPr>
      <w:spacing w:after="0"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2EC5BB" w14:textId="77777777" w:rsidR="003949DA" w:rsidRDefault="003949DA">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99CE5" w14:textId="7CF6839B" w:rsidR="003949DA" w:rsidRPr="006B4D91" w:rsidRDefault="00074BCB" w:rsidP="003D0F17">
    <w:pPr>
      <w:pStyle w:val="HeaderEvenPage"/>
    </w:pPr>
    <w:sdt>
      <w:sdtPr>
        <w:id w:val="54046640"/>
        <w:docPartObj>
          <w:docPartGallery w:val="Page Numbers (Top of Page)"/>
          <w:docPartUnique/>
        </w:docPartObj>
      </w:sdtPr>
      <w:sdtEndPr/>
      <w:sdtContent>
        <w:r w:rsidR="003949DA">
          <w:fldChar w:fldCharType="begin"/>
        </w:r>
        <w:r w:rsidR="003949DA">
          <w:instrText xml:space="preserve"> PAGE   \* MERGEFORMAT </w:instrText>
        </w:r>
        <w:r w:rsidR="003949DA">
          <w:fldChar w:fldCharType="separate"/>
        </w:r>
        <w:r w:rsidR="00D6109B">
          <w:t>16</w:t>
        </w:r>
        <w:r w:rsidR="003949DA">
          <w:fldChar w:fldCharType="end"/>
        </w:r>
      </w:sdtContent>
    </w:sdt>
    <w:r w:rsidR="003949DA" w:rsidRPr="00B05A1A">
      <w:t xml:space="preserve"> </w:t>
    </w:r>
    <w:r w:rsidR="003949DA">
      <w:t xml:space="preserve"> </w:t>
    </w:r>
    <w:r w:rsidR="003949DA" w:rsidRPr="00625B8E">
      <w:t>Bu</w:t>
    </w:r>
    <w:r w:rsidR="003949DA">
      <w:t xml:space="preserve">siness Analytics with Power BI   </w:t>
    </w:r>
  </w:p>
  <w:p w14:paraId="1A74C2CD" w14:textId="77777777" w:rsidR="003949DA" w:rsidRDefault="003949D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69BAE" w14:textId="32517318" w:rsidR="003949DA" w:rsidRPr="00780553" w:rsidRDefault="003949DA" w:rsidP="00DB0BD2">
    <w:pPr>
      <w:pStyle w:val="HeaderOddPage"/>
    </w:pPr>
    <w:r w:rsidRPr="00625B8E">
      <w:t>Bu</w:t>
    </w:r>
    <w:r>
      <w:t xml:space="preserve">siness Analytics with Power BI   </w:t>
    </w:r>
    <w:r>
      <w:fldChar w:fldCharType="begin"/>
    </w:r>
    <w:r>
      <w:instrText xml:space="preserve"> PAGE   \* MERGEFORMAT </w:instrText>
    </w:r>
    <w:r>
      <w:fldChar w:fldCharType="separate"/>
    </w:r>
    <w:r w:rsidR="00D6109B">
      <w:t>17</w:t>
    </w:r>
    <w:r>
      <w:fldChar w:fldCharType="end"/>
    </w:r>
  </w:p>
  <w:p w14:paraId="438F1802" w14:textId="77777777" w:rsidR="003949DA" w:rsidRDefault="003949D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0656AB" w14:textId="77777777" w:rsidR="003949DA" w:rsidRDefault="003949DA">
    <w:pPr>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F3303"/>
    <w:multiLevelType w:val="hybridMultilevel"/>
    <w:tmpl w:val="DC982BF2"/>
    <w:lvl w:ilvl="0" w:tplc="CB2274C4">
      <w:start w:val="1"/>
      <w:numFmt w:val="decimal"/>
      <w:pStyle w:val="Ln1"/>
      <w:lvlText w:val="%1."/>
      <w:lvlJc w:val="left"/>
      <w:pPr>
        <w:tabs>
          <w:tab w:val="num" w:pos="1080"/>
        </w:tabs>
        <w:ind w:left="1080" w:hanging="360"/>
      </w:pPr>
      <w:rPr>
        <w:rFonts w:hint="default"/>
      </w:rPr>
    </w:lvl>
    <w:lvl w:ilvl="1" w:tplc="58620F82">
      <w:start w:val="1"/>
      <w:numFmt w:val="lowerLetter"/>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18C6054"/>
    <w:multiLevelType w:val="hybridMultilevel"/>
    <w:tmpl w:val="62DC0E9E"/>
    <w:lvl w:ilvl="0" w:tplc="433E0672">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DD46EE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D02D08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854A51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214820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878255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1A8CCB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912AC2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81698D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2224FEA"/>
    <w:multiLevelType w:val="hybridMultilevel"/>
    <w:tmpl w:val="73B68D6E"/>
    <w:lvl w:ilvl="0" w:tplc="383483A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50668D"/>
    <w:multiLevelType w:val="hybridMultilevel"/>
    <w:tmpl w:val="BD169C6A"/>
    <w:lvl w:ilvl="0" w:tplc="9C9228E8">
      <w:start w:val="1"/>
      <w:numFmt w:val="upperLetter"/>
      <w:lvlText w:val="%1&gt;"/>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8AD537C"/>
    <w:multiLevelType w:val="hybridMultilevel"/>
    <w:tmpl w:val="62DC0E9E"/>
    <w:lvl w:ilvl="0" w:tplc="433E0672">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DD46EE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D02D08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854A51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214820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878255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1A8CCB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912AC2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81698D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93840B1"/>
    <w:multiLevelType w:val="hybridMultilevel"/>
    <w:tmpl w:val="198212E8"/>
    <w:lvl w:ilvl="0" w:tplc="B2E21D00">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6C027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422D3FC">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79A6BC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B7A2E1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F1E034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CAE3A3A">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A1A57E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51CE9C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D770917"/>
    <w:multiLevelType w:val="hybridMultilevel"/>
    <w:tmpl w:val="D6261FBE"/>
    <w:lvl w:ilvl="0" w:tplc="208CE7C0">
      <w:start w:val="1"/>
      <w:numFmt w:val="lowerLetter"/>
      <w:pStyle w:val="TableLn2"/>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7" w15:restartNumberingAfterBreak="0">
    <w:nsid w:val="1DDD6BDF"/>
    <w:multiLevelType w:val="hybridMultilevel"/>
    <w:tmpl w:val="424024A2"/>
    <w:lvl w:ilvl="0" w:tplc="BDF041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26528AA"/>
    <w:multiLevelType w:val="hybridMultilevel"/>
    <w:tmpl w:val="E0942D8E"/>
    <w:lvl w:ilvl="0" w:tplc="966C526A">
      <w:start w:val="1"/>
      <w:numFmt w:val="bullet"/>
      <w:lvlText w:val=""/>
      <w:lvlJc w:val="left"/>
      <w:pPr>
        <w:tabs>
          <w:tab w:val="num" w:pos="1440"/>
        </w:tabs>
        <w:ind w:left="1440" w:hanging="360"/>
      </w:pPr>
      <w:rPr>
        <w:rFonts w:ascii="Symbol" w:hAnsi="Symbol" w:hint="default"/>
      </w:rPr>
    </w:lvl>
    <w:lvl w:ilvl="1" w:tplc="EC0AC782">
      <w:start w:val="1"/>
      <w:numFmt w:val="bullet"/>
      <w:pStyle w:val="Lb3"/>
      <w:lvlText w:val=""/>
      <w:lvlJc w:val="left"/>
      <w:pPr>
        <w:tabs>
          <w:tab w:val="num" w:pos="2520"/>
        </w:tabs>
        <w:ind w:left="2520" w:hanging="360"/>
      </w:pPr>
      <w:rPr>
        <w:rFonts w:ascii="Symbol" w:hAnsi="Symbol"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9" w15:restartNumberingAfterBreak="0">
    <w:nsid w:val="233D1718"/>
    <w:multiLevelType w:val="hybridMultilevel"/>
    <w:tmpl w:val="7A4C3442"/>
    <w:lvl w:ilvl="0" w:tplc="52144C84">
      <w:start w:val="1"/>
      <w:numFmt w:val="bullet"/>
      <w:pStyle w:val="TableLb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34C49AD"/>
    <w:multiLevelType w:val="hybridMultilevel"/>
    <w:tmpl w:val="6C48A64C"/>
    <w:lvl w:ilvl="0" w:tplc="2E34DADC">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E9CCA5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B122FDC">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3006D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4A631CA">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9065B0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58AC15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9262FF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79EEC7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5D93F0F"/>
    <w:multiLevelType w:val="hybridMultilevel"/>
    <w:tmpl w:val="AC6A1216"/>
    <w:lvl w:ilvl="0" w:tplc="1548F35E">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F9864C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368013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9E0EE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F2C417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EF020F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812A55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F9A5C4A">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4726C8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28034278"/>
    <w:multiLevelType w:val="hybridMultilevel"/>
    <w:tmpl w:val="5686E47C"/>
    <w:lvl w:ilvl="0" w:tplc="F4E6A42E">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082A70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2DC4A5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E9EF90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852493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A4A65C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782010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EF6408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AC0797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2F586DDD"/>
    <w:multiLevelType w:val="hybridMultilevel"/>
    <w:tmpl w:val="31AAC422"/>
    <w:lvl w:ilvl="0" w:tplc="E0384706">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9FAB11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58C352E">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7644F7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65231D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86EB17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33658B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DFC647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4E82C7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3069765A"/>
    <w:multiLevelType w:val="hybridMultilevel"/>
    <w:tmpl w:val="5AE43234"/>
    <w:lvl w:ilvl="0" w:tplc="B6100224">
      <w:start w:val="1"/>
      <w:numFmt w:val="bullet"/>
      <w:pStyle w:val="Lb1"/>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31665B5F"/>
    <w:multiLevelType w:val="hybridMultilevel"/>
    <w:tmpl w:val="2F80BB26"/>
    <w:lvl w:ilvl="0" w:tplc="0F50EA50">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9A8326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85ED12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06A3A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E52B69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172DBE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FB28F8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DDA88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EA065FE">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3645362A"/>
    <w:multiLevelType w:val="hybridMultilevel"/>
    <w:tmpl w:val="6A8846D4"/>
    <w:lvl w:ilvl="0" w:tplc="C4B60AA2">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2E2924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A62E6EA">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034C33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3B477F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F4ACEC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D9CA44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39A40A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27CB83E">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3C8207D7"/>
    <w:multiLevelType w:val="hybridMultilevel"/>
    <w:tmpl w:val="C6064B5E"/>
    <w:lvl w:ilvl="0" w:tplc="B0924AC0">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5280C8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AEAD87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6083C7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56EE28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06C549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D7A6F8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700056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29A9C9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3CCE62AC"/>
    <w:multiLevelType w:val="hybridMultilevel"/>
    <w:tmpl w:val="79D2080C"/>
    <w:lvl w:ilvl="0" w:tplc="FB048616">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1040A9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352363E">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E82384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61CC38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5FE875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12CB26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2B0C52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180788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3E19032E"/>
    <w:multiLevelType w:val="hybridMultilevel"/>
    <w:tmpl w:val="EBFE02EA"/>
    <w:lvl w:ilvl="0" w:tplc="84EE312C">
      <w:start w:val="1"/>
      <w:numFmt w:val="upperLetter"/>
      <w:pStyle w:val="Ln2"/>
      <w:lvlText w:val="%1."/>
      <w:lvlJc w:val="left"/>
      <w:pPr>
        <w:ind w:left="144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3345515"/>
    <w:multiLevelType w:val="hybridMultilevel"/>
    <w:tmpl w:val="0C78B9A2"/>
    <w:lvl w:ilvl="0" w:tplc="F5126E60">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2" w15:restartNumberingAfterBreak="0">
    <w:nsid w:val="43D46104"/>
    <w:multiLevelType w:val="hybridMultilevel"/>
    <w:tmpl w:val="2E34D080"/>
    <w:lvl w:ilvl="0" w:tplc="5AF2570A">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26CDED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EDAC05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AD6F2B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ACEC86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DD4562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120A41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FBEF45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66E962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4AFD7F47"/>
    <w:multiLevelType w:val="hybridMultilevel"/>
    <w:tmpl w:val="290AE85E"/>
    <w:lvl w:ilvl="0" w:tplc="ECD4493C">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E8EB20C">
      <w:start w:val="1"/>
      <w:numFmt w:val="lowerLetter"/>
      <w:lvlText w:val="%2"/>
      <w:lvlJc w:val="left"/>
      <w:pPr>
        <w:ind w:left="13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8860AB8">
      <w:start w:val="1"/>
      <w:numFmt w:val="lowerRoman"/>
      <w:lvlText w:val="%3"/>
      <w:lvlJc w:val="left"/>
      <w:pPr>
        <w:ind w:left="20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83A3A90">
      <w:start w:val="1"/>
      <w:numFmt w:val="decimal"/>
      <w:lvlText w:val="%4"/>
      <w:lvlJc w:val="left"/>
      <w:pPr>
        <w:ind w:left="27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9361964">
      <w:start w:val="1"/>
      <w:numFmt w:val="lowerLetter"/>
      <w:lvlText w:val="%5"/>
      <w:lvlJc w:val="left"/>
      <w:pPr>
        <w:ind w:left="35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C48A18C">
      <w:start w:val="1"/>
      <w:numFmt w:val="lowerRoman"/>
      <w:lvlText w:val="%6"/>
      <w:lvlJc w:val="left"/>
      <w:pPr>
        <w:ind w:left="42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2CA4DA0">
      <w:start w:val="1"/>
      <w:numFmt w:val="decimal"/>
      <w:lvlText w:val="%7"/>
      <w:lvlJc w:val="left"/>
      <w:pPr>
        <w:ind w:left="49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2FE46A6">
      <w:start w:val="1"/>
      <w:numFmt w:val="lowerLetter"/>
      <w:lvlText w:val="%8"/>
      <w:lvlJc w:val="left"/>
      <w:pPr>
        <w:ind w:left="56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21033D8">
      <w:start w:val="1"/>
      <w:numFmt w:val="lowerRoman"/>
      <w:lvlText w:val="%9"/>
      <w:lvlJc w:val="left"/>
      <w:pPr>
        <w:ind w:left="63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4BAC3890"/>
    <w:multiLevelType w:val="hybridMultilevel"/>
    <w:tmpl w:val="538CABC4"/>
    <w:lvl w:ilvl="0" w:tplc="0F3482AA">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952A93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758A76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9EA2E6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D122BA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CAA9C58">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CAC7414">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53469D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A9082C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4C215546"/>
    <w:multiLevelType w:val="hybridMultilevel"/>
    <w:tmpl w:val="AC6A1216"/>
    <w:lvl w:ilvl="0" w:tplc="1548F35E">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F9864C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368013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9E0EE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F2C417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EF020F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812A55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F9A5C4A">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4726C8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4E4B663C"/>
    <w:multiLevelType w:val="hybridMultilevel"/>
    <w:tmpl w:val="01EE48AE"/>
    <w:lvl w:ilvl="0" w:tplc="966C526A">
      <w:start w:val="1"/>
      <w:numFmt w:val="bullet"/>
      <w:pStyle w:val="Lb2"/>
      <w:lvlText w:val=""/>
      <w:lvlJc w:val="left"/>
      <w:pPr>
        <w:tabs>
          <w:tab w:val="num" w:pos="1440"/>
        </w:tabs>
        <w:ind w:left="1440" w:hanging="360"/>
      </w:pPr>
      <w:rPr>
        <w:rFonts w:ascii="Symbol" w:hAnsi="Symbol" w:hint="default"/>
      </w:rPr>
    </w:lvl>
    <w:lvl w:ilvl="1" w:tplc="98BA87F6">
      <w:start w:val="1"/>
      <w:numFmt w:val="bullet"/>
      <w:lvlText w:val=""/>
      <w:lvlJc w:val="left"/>
      <w:pPr>
        <w:tabs>
          <w:tab w:val="num" w:pos="2520"/>
        </w:tabs>
        <w:ind w:left="2520" w:hanging="360"/>
      </w:pPr>
      <w:rPr>
        <w:rFonts w:ascii="Wingdings 3" w:hAnsi="Wingdings 3"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7" w15:restartNumberingAfterBreak="0">
    <w:nsid w:val="51BA1C0F"/>
    <w:multiLevelType w:val="hybridMultilevel"/>
    <w:tmpl w:val="62DC0E9E"/>
    <w:lvl w:ilvl="0" w:tplc="433E0672">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DD46EE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D02D08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854A51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214820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878255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1A8CCB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912AC2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81698D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529E3BA7"/>
    <w:multiLevelType w:val="hybridMultilevel"/>
    <w:tmpl w:val="5CE0746E"/>
    <w:lvl w:ilvl="0" w:tplc="FA6A7A10">
      <w:start w:val="1"/>
      <w:numFmt w:val="upperLetter"/>
      <w:pStyle w:val="QuestionandAnswerLine"/>
      <w:lvlText w:val="Question %1:"/>
      <w:lvlJc w:val="left"/>
      <w:pPr>
        <w:tabs>
          <w:tab w:val="num" w:pos="2880"/>
        </w:tabs>
        <w:ind w:left="2880" w:hanging="1440"/>
      </w:pPr>
      <w:rPr>
        <w:rFonts w:ascii="Times New Roman" w:hAnsi="Times New Roman" w:hint="default"/>
        <w:b/>
        <w:i w:val="0"/>
        <w:sz w:val="22"/>
      </w:rPr>
    </w:lvl>
    <w:lvl w:ilvl="1" w:tplc="04090015">
      <w:start w:val="1"/>
      <w:numFmt w:val="upperLetter"/>
      <w:lvlText w:val="%2."/>
      <w:lvlJc w:val="left"/>
      <w:pPr>
        <w:tabs>
          <w:tab w:val="num" w:pos="1440"/>
        </w:tabs>
        <w:ind w:left="1440" w:hanging="360"/>
      </w:pPr>
      <w:rPr>
        <w:rFonts w:hint="default"/>
        <w:b/>
        <w:i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5D250D04"/>
    <w:multiLevelType w:val="hybridMultilevel"/>
    <w:tmpl w:val="623627EA"/>
    <w:lvl w:ilvl="0" w:tplc="C3506D74">
      <w:start w:val="1"/>
      <w:numFmt w:val="decimal"/>
      <w:pStyle w:val="Ln3"/>
      <w:lvlText w:val="(%1)"/>
      <w:lvlJc w:val="left"/>
      <w:pPr>
        <w:ind w:left="180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30" w15:restartNumberingAfterBreak="0">
    <w:nsid w:val="5ED37D62"/>
    <w:multiLevelType w:val="hybridMultilevel"/>
    <w:tmpl w:val="2E34D080"/>
    <w:lvl w:ilvl="0" w:tplc="5AF2570A">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26CDED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EDAC05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AD6F2B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ACEC86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DD4562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120A41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FBEF45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66E962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5F6D1B10"/>
    <w:multiLevelType w:val="hybridMultilevel"/>
    <w:tmpl w:val="BF525C5E"/>
    <w:lvl w:ilvl="0" w:tplc="E36AEEB8">
      <w:start w:val="1"/>
      <w:numFmt w:val="bullet"/>
      <w:pStyle w:val="TableLb2"/>
      <w:lvlText w:val=""/>
      <w:lvlJc w:val="left"/>
      <w:pPr>
        <w:tabs>
          <w:tab w:val="num" w:pos="744"/>
        </w:tabs>
        <w:ind w:left="744" w:hanging="360"/>
      </w:pPr>
      <w:rPr>
        <w:rFonts w:ascii="Symbol" w:hAnsi="Symbol" w:hint="default"/>
        <w:b w:val="0"/>
        <w:i w:val="0"/>
      </w:rPr>
    </w:lvl>
    <w:lvl w:ilvl="1" w:tplc="04090019" w:tentative="1">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32" w15:restartNumberingAfterBreak="0">
    <w:nsid w:val="62C72D79"/>
    <w:multiLevelType w:val="hybridMultilevel"/>
    <w:tmpl w:val="5B74E8DC"/>
    <w:lvl w:ilvl="0" w:tplc="D74E6462">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9D6F5C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D10583A">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D48051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97E262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AF64DD8">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94627D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6C8384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6DCBE5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64556B2D"/>
    <w:multiLevelType w:val="hybridMultilevel"/>
    <w:tmpl w:val="B4AA6042"/>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4" w15:restartNumberingAfterBreak="0">
    <w:nsid w:val="649B4931"/>
    <w:multiLevelType w:val="hybridMultilevel"/>
    <w:tmpl w:val="453432E0"/>
    <w:lvl w:ilvl="0" w:tplc="1E004424">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D06992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7E6DFBE">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C4C324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898175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86E6E0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0CE46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D7A298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686951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654720B7"/>
    <w:multiLevelType w:val="hybridMultilevel"/>
    <w:tmpl w:val="9E12C43E"/>
    <w:lvl w:ilvl="0" w:tplc="3916652A">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1B6DF00">
      <w:start w:val="1"/>
      <w:numFmt w:val="lowerLetter"/>
      <w:lvlText w:val="%2"/>
      <w:lvlJc w:val="left"/>
      <w:pPr>
        <w:ind w:left="12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6089B34">
      <w:start w:val="1"/>
      <w:numFmt w:val="lowerRoman"/>
      <w:lvlText w:val="%3"/>
      <w:lvlJc w:val="left"/>
      <w:pPr>
        <w:ind w:left="19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1284FA0">
      <w:start w:val="1"/>
      <w:numFmt w:val="decimal"/>
      <w:lvlText w:val="%4"/>
      <w:lvlJc w:val="left"/>
      <w:pPr>
        <w:ind w:left="27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BBC48B0">
      <w:start w:val="1"/>
      <w:numFmt w:val="lowerLetter"/>
      <w:lvlText w:val="%5"/>
      <w:lvlJc w:val="left"/>
      <w:pPr>
        <w:ind w:left="3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E747580">
      <w:start w:val="1"/>
      <w:numFmt w:val="lowerRoman"/>
      <w:lvlText w:val="%6"/>
      <w:lvlJc w:val="left"/>
      <w:pPr>
        <w:ind w:left="4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29CF184">
      <w:start w:val="1"/>
      <w:numFmt w:val="decimal"/>
      <w:lvlText w:val="%7"/>
      <w:lvlJc w:val="left"/>
      <w:pPr>
        <w:ind w:left="48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82491B0">
      <w:start w:val="1"/>
      <w:numFmt w:val="lowerLetter"/>
      <w:lvlText w:val="%8"/>
      <w:lvlJc w:val="left"/>
      <w:pPr>
        <w:ind w:left="5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C920B3E">
      <w:start w:val="1"/>
      <w:numFmt w:val="lowerRoman"/>
      <w:lvlText w:val="%9"/>
      <w:lvlJc w:val="left"/>
      <w:pPr>
        <w:ind w:left="63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662D069E"/>
    <w:multiLevelType w:val="hybridMultilevel"/>
    <w:tmpl w:val="3840697C"/>
    <w:lvl w:ilvl="0" w:tplc="44F03B74">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2A802E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362E8B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D88E75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C7E596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9B6B85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A20E3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252518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AA2776C">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6A691158"/>
    <w:multiLevelType w:val="hybridMultilevel"/>
    <w:tmpl w:val="19B81EA8"/>
    <w:lvl w:ilvl="0" w:tplc="8086303E">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8CC99C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E78FC5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0D4426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0D68D1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39A55E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9CAD03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B0E80FE">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B1E921C">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76422648"/>
    <w:multiLevelType w:val="hybridMultilevel"/>
    <w:tmpl w:val="2E34D080"/>
    <w:lvl w:ilvl="0" w:tplc="5AF2570A">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26CDED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EDAC05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AD6F2B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ACEC86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DD4562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120A41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FBEF45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66E962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79061BB0"/>
    <w:multiLevelType w:val="hybridMultilevel"/>
    <w:tmpl w:val="C370470C"/>
    <w:lvl w:ilvl="0" w:tplc="FED25DBE">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0B06ED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DA354E">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2882BB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30E580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532366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5BE5B1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47C4F4E">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0225CF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79767004"/>
    <w:multiLevelType w:val="hybridMultilevel"/>
    <w:tmpl w:val="9F46D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D24281"/>
    <w:multiLevelType w:val="hybridMultilevel"/>
    <w:tmpl w:val="57C81552"/>
    <w:lvl w:ilvl="0" w:tplc="56D82E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F885C7A"/>
    <w:multiLevelType w:val="hybridMultilevel"/>
    <w:tmpl w:val="0624F66C"/>
    <w:lvl w:ilvl="0" w:tplc="0ED66B50">
      <w:start w:val="1"/>
      <w:numFmt w:val="decimal"/>
      <w:pStyle w:val="TableLn1"/>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3" w15:restartNumberingAfterBreak="0">
    <w:nsid w:val="7F8B5B61"/>
    <w:multiLevelType w:val="hybridMultilevel"/>
    <w:tmpl w:val="A70052BC"/>
    <w:lvl w:ilvl="0" w:tplc="52B2E82C">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1F2A9C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D0AD6F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E285F6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754B84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EDA185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3B27DE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B14CF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42289C">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21"/>
  </w:num>
  <w:num w:numId="2">
    <w:abstractNumId w:val="31"/>
  </w:num>
  <w:num w:numId="3">
    <w:abstractNumId w:val="9"/>
  </w:num>
  <w:num w:numId="4">
    <w:abstractNumId w:val="26"/>
  </w:num>
  <w:num w:numId="5">
    <w:abstractNumId w:val="15"/>
  </w:num>
  <w:num w:numId="6">
    <w:abstractNumId w:val="29"/>
  </w:num>
  <w:num w:numId="7">
    <w:abstractNumId w:val="11"/>
  </w:num>
  <w:num w:numId="8">
    <w:abstractNumId w:val="8"/>
  </w:num>
  <w:num w:numId="9">
    <w:abstractNumId w:val="20"/>
  </w:num>
  <w:num w:numId="10">
    <w:abstractNumId w:val="42"/>
  </w:num>
  <w:num w:numId="11">
    <w:abstractNumId w:val="6"/>
  </w:num>
  <w:num w:numId="12">
    <w:abstractNumId w:val="28"/>
  </w:num>
  <w:num w:numId="13">
    <w:abstractNumId w:val="0"/>
  </w:num>
  <w:num w:numId="14">
    <w:abstractNumId w:val="33"/>
  </w:num>
  <w:num w:numId="15">
    <w:abstractNumId w:val="27"/>
  </w:num>
  <w:num w:numId="16">
    <w:abstractNumId w:val="22"/>
  </w:num>
  <w:num w:numId="17">
    <w:abstractNumId w:val="16"/>
  </w:num>
  <w:num w:numId="18">
    <w:abstractNumId w:val="14"/>
  </w:num>
  <w:num w:numId="19">
    <w:abstractNumId w:val="24"/>
  </w:num>
  <w:num w:numId="20">
    <w:abstractNumId w:val="18"/>
  </w:num>
  <w:num w:numId="21">
    <w:abstractNumId w:val="35"/>
  </w:num>
  <w:num w:numId="22">
    <w:abstractNumId w:val="23"/>
  </w:num>
  <w:num w:numId="23">
    <w:abstractNumId w:val="5"/>
  </w:num>
  <w:num w:numId="24">
    <w:abstractNumId w:val="39"/>
  </w:num>
  <w:num w:numId="25">
    <w:abstractNumId w:val="32"/>
  </w:num>
  <w:num w:numId="26">
    <w:abstractNumId w:val="34"/>
  </w:num>
  <w:num w:numId="27">
    <w:abstractNumId w:val="17"/>
  </w:num>
  <w:num w:numId="28">
    <w:abstractNumId w:val="40"/>
  </w:num>
  <w:num w:numId="29">
    <w:abstractNumId w:val="2"/>
  </w:num>
  <w:num w:numId="30">
    <w:abstractNumId w:val="7"/>
  </w:num>
  <w:num w:numId="31">
    <w:abstractNumId w:val="3"/>
  </w:num>
  <w:num w:numId="32">
    <w:abstractNumId w:val="41"/>
  </w:num>
  <w:num w:numId="33">
    <w:abstractNumId w:val="37"/>
  </w:num>
  <w:num w:numId="34">
    <w:abstractNumId w:val="36"/>
  </w:num>
  <w:num w:numId="35">
    <w:abstractNumId w:val="43"/>
  </w:num>
  <w:num w:numId="36">
    <w:abstractNumId w:val="13"/>
  </w:num>
  <w:num w:numId="37">
    <w:abstractNumId w:val="19"/>
  </w:num>
  <w:num w:numId="38">
    <w:abstractNumId w:val="12"/>
  </w:num>
  <w:num w:numId="39">
    <w:abstractNumId w:val="10"/>
  </w:num>
  <w:num w:numId="40">
    <w:abstractNumId w:val="25"/>
  </w:num>
  <w:num w:numId="41">
    <w:abstractNumId w:val="30"/>
  </w:num>
  <w:num w:numId="42">
    <w:abstractNumId w:val="38"/>
  </w:num>
  <w:num w:numId="43">
    <w:abstractNumId w:val="1"/>
  </w:num>
  <w:num w:numId="44">
    <w:abstractNumId w:val="4"/>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hiago Zavaschi">
    <w15:presenceInfo w15:providerId="AD" w15:userId="S-1-5-21-1461305-818771401-1491421105-1439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activeWritingStyle w:appName="MSWord" w:lang="pt-BR" w:vendorID="64" w:dllVersion="0" w:nlCheck="1" w:checkStyle="0"/>
  <w:proofState w:spelling="clean" w:grammar="clean"/>
  <w:attachedTemplate r:id="rId1"/>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stylePaneSortMethod w:val="0000"/>
  <w:trackRevisions/>
  <w:defaultTabStop w:val="720"/>
  <w:hyphenationZone w:val="425"/>
  <w:evenAndOddHeaders/>
  <w:drawingGridHorizontalSpacing w:val="110"/>
  <w:displayHorizontalDrawingGridEvery w:val="2"/>
  <w:characterSpacingControl w:val="doNotCompress"/>
  <w:hdrShapeDefaults>
    <o:shapedefaults v:ext="edit" spidmax="2049">
      <o:colormru v:ext="edit" colors="#d1f0c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Q1NLK0tDQ0MjYzszRT0lEKTi0uzszPAykwrAUAnjpeKywAAAA="/>
  </w:docVars>
  <w:rsids>
    <w:rsidRoot w:val="007C0C7D"/>
    <w:rsid w:val="00000580"/>
    <w:rsid w:val="00000768"/>
    <w:rsid w:val="00001AB7"/>
    <w:rsid w:val="000033E5"/>
    <w:rsid w:val="000049E7"/>
    <w:rsid w:val="00005501"/>
    <w:rsid w:val="0000611D"/>
    <w:rsid w:val="00006217"/>
    <w:rsid w:val="00006983"/>
    <w:rsid w:val="00007A39"/>
    <w:rsid w:val="0001013F"/>
    <w:rsid w:val="00011772"/>
    <w:rsid w:val="0001234F"/>
    <w:rsid w:val="00013BBA"/>
    <w:rsid w:val="00014C41"/>
    <w:rsid w:val="00016C08"/>
    <w:rsid w:val="00020718"/>
    <w:rsid w:val="00021048"/>
    <w:rsid w:val="00022069"/>
    <w:rsid w:val="0002575E"/>
    <w:rsid w:val="0002726B"/>
    <w:rsid w:val="00027CB6"/>
    <w:rsid w:val="00032AC3"/>
    <w:rsid w:val="00033793"/>
    <w:rsid w:val="0003755A"/>
    <w:rsid w:val="00040708"/>
    <w:rsid w:val="0004167A"/>
    <w:rsid w:val="000438F9"/>
    <w:rsid w:val="00046C79"/>
    <w:rsid w:val="000475F7"/>
    <w:rsid w:val="000507FF"/>
    <w:rsid w:val="00054449"/>
    <w:rsid w:val="0005535E"/>
    <w:rsid w:val="0005642E"/>
    <w:rsid w:val="0005676F"/>
    <w:rsid w:val="00056844"/>
    <w:rsid w:val="00060130"/>
    <w:rsid w:val="0006042E"/>
    <w:rsid w:val="00063116"/>
    <w:rsid w:val="00064960"/>
    <w:rsid w:val="00065C28"/>
    <w:rsid w:val="000723DA"/>
    <w:rsid w:val="00072A4B"/>
    <w:rsid w:val="00072FEB"/>
    <w:rsid w:val="00073BA1"/>
    <w:rsid w:val="00074BCB"/>
    <w:rsid w:val="00075BF0"/>
    <w:rsid w:val="00075F32"/>
    <w:rsid w:val="0007691F"/>
    <w:rsid w:val="00077381"/>
    <w:rsid w:val="00080E1C"/>
    <w:rsid w:val="00081B71"/>
    <w:rsid w:val="000848F4"/>
    <w:rsid w:val="00085690"/>
    <w:rsid w:val="00085E42"/>
    <w:rsid w:val="000864F6"/>
    <w:rsid w:val="000906C1"/>
    <w:rsid w:val="00092C66"/>
    <w:rsid w:val="0009318D"/>
    <w:rsid w:val="000939FB"/>
    <w:rsid w:val="00094321"/>
    <w:rsid w:val="000948A3"/>
    <w:rsid w:val="00096CB3"/>
    <w:rsid w:val="000A233E"/>
    <w:rsid w:val="000A2BA9"/>
    <w:rsid w:val="000A2FC7"/>
    <w:rsid w:val="000A36EB"/>
    <w:rsid w:val="000A4616"/>
    <w:rsid w:val="000A6C32"/>
    <w:rsid w:val="000B089E"/>
    <w:rsid w:val="000B1A6F"/>
    <w:rsid w:val="000B572F"/>
    <w:rsid w:val="000B5EBC"/>
    <w:rsid w:val="000B674A"/>
    <w:rsid w:val="000B6C88"/>
    <w:rsid w:val="000C04CA"/>
    <w:rsid w:val="000C052B"/>
    <w:rsid w:val="000C0638"/>
    <w:rsid w:val="000C158B"/>
    <w:rsid w:val="000C2EAA"/>
    <w:rsid w:val="000C54CA"/>
    <w:rsid w:val="000C6DC9"/>
    <w:rsid w:val="000D1972"/>
    <w:rsid w:val="000D3763"/>
    <w:rsid w:val="000D6E9D"/>
    <w:rsid w:val="000E0778"/>
    <w:rsid w:val="000E0BA1"/>
    <w:rsid w:val="000E1C33"/>
    <w:rsid w:val="000E3854"/>
    <w:rsid w:val="000E3BE9"/>
    <w:rsid w:val="000E3D64"/>
    <w:rsid w:val="000E4A44"/>
    <w:rsid w:val="000E5C89"/>
    <w:rsid w:val="000E730E"/>
    <w:rsid w:val="000E753E"/>
    <w:rsid w:val="000F09B0"/>
    <w:rsid w:val="000F0EBE"/>
    <w:rsid w:val="000F1F31"/>
    <w:rsid w:val="000F2A67"/>
    <w:rsid w:val="000F4A4C"/>
    <w:rsid w:val="000F72BE"/>
    <w:rsid w:val="00101D20"/>
    <w:rsid w:val="0010417C"/>
    <w:rsid w:val="00104ED3"/>
    <w:rsid w:val="001054CF"/>
    <w:rsid w:val="001069F0"/>
    <w:rsid w:val="00111363"/>
    <w:rsid w:val="00111C3D"/>
    <w:rsid w:val="00111EF7"/>
    <w:rsid w:val="0011388A"/>
    <w:rsid w:val="00113F71"/>
    <w:rsid w:val="0011452B"/>
    <w:rsid w:val="00114FBD"/>
    <w:rsid w:val="0011523B"/>
    <w:rsid w:val="0011580B"/>
    <w:rsid w:val="001160AD"/>
    <w:rsid w:val="00117894"/>
    <w:rsid w:val="0012132C"/>
    <w:rsid w:val="001238AA"/>
    <w:rsid w:val="00123D9E"/>
    <w:rsid w:val="00125ADF"/>
    <w:rsid w:val="001264D5"/>
    <w:rsid w:val="00127250"/>
    <w:rsid w:val="00127E4F"/>
    <w:rsid w:val="00132059"/>
    <w:rsid w:val="00136AEE"/>
    <w:rsid w:val="00136E00"/>
    <w:rsid w:val="001377BF"/>
    <w:rsid w:val="00141DB9"/>
    <w:rsid w:val="001424ED"/>
    <w:rsid w:val="00145BC8"/>
    <w:rsid w:val="00145C5F"/>
    <w:rsid w:val="001464C8"/>
    <w:rsid w:val="001553B4"/>
    <w:rsid w:val="00155644"/>
    <w:rsid w:val="0016093F"/>
    <w:rsid w:val="00160C50"/>
    <w:rsid w:val="00160DE4"/>
    <w:rsid w:val="00161C37"/>
    <w:rsid w:val="001626A5"/>
    <w:rsid w:val="0016346C"/>
    <w:rsid w:val="00165F22"/>
    <w:rsid w:val="00166466"/>
    <w:rsid w:val="001666A9"/>
    <w:rsid w:val="00166F74"/>
    <w:rsid w:val="00170495"/>
    <w:rsid w:val="00172263"/>
    <w:rsid w:val="001725C4"/>
    <w:rsid w:val="001730E5"/>
    <w:rsid w:val="00181787"/>
    <w:rsid w:val="00183237"/>
    <w:rsid w:val="00184CD6"/>
    <w:rsid w:val="00184EE9"/>
    <w:rsid w:val="001869B9"/>
    <w:rsid w:val="00186D95"/>
    <w:rsid w:val="00186EE2"/>
    <w:rsid w:val="00192863"/>
    <w:rsid w:val="0019393D"/>
    <w:rsid w:val="0019482C"/>
    <w:rsid w:val="0019491A"/>
    <w:rsid w:val="001A11C8"/>
    <w:rsid w:val="001B221D"/>
    <w:rsid w:val="001B27F8"/>
    <w:rsid w:val="001B36FE"/>
    <w:rsid w:val="001C0A2B"/>
    <w:rsid w:val="001C1121"/>
    <w:rsid w:val="001C1840"/>
    <w:rsid w:val="001C4EC5"/>
    <w:rsid w:val="001D0941"/>
    <w:rsid w:val="001D2476"/>
    <w:rsid w:val="001D2F06"/>
    <w:rsid w:val="001D586A"/>
    <w:rsid w:val="001D66DE"/>
    <w:rsid w:val="001D7BF0"/>
    <w:rsid w:val="001E35E4"/>
    <w:rsid w:val="001E3DF1"/>
    <w:rsid w:val="001E74E2"/>
    <w:rsid w:val="001F0895"/>
    <w:rsid w:val="001F1FBA"/>
    <w:rsid w:val="001F34B1"/>
    <w:rsid w:val="001F45DD"/>
    <w:rsid w:val="001F47DF"/>
    <w:rsid w:val="00202512"/>
    <w:rsid w:val="00203E01"/>
    <w:rsid w:val="002041F2"/>
    <w:rsid w:val="002044EB"/>
    <w:rsid w:val="002049D3"/>
    <w:rsid w:val="0020601E"/>
    <w:rsid w:val="002063DC"/>
    <w:rsid w:val="00212A83"/>
    <w:rsid w:val="00213932"/>
    <w:rsid w:val="0021554D"/>
    <w:rsid w:val="00215B86"/>
    <w:rsid w:val="00216596"/>
    <w:rsid w:val="00222513"/>
    <w:rsid w:val="002266E6"/>
    <w:rsid w:val="00226DC9"/>
    <w:rsid w:val="00227100"/>
    <w:rsid w:val="00227693"/>
    <w:rsid w:val="00230287"/>
    <w:rsid w:val="00232BC5"/>
    <w:rsid w:val="00233AAB"/>
    <w:rsid w:val="00233D88"/>
    <w:rsid w:val="0023417A"/>
    <w:rsid w:val="00234BED"/>
    <w:rsid w:val="00235871"/>
    <w:rsid w:val="0024057A"/>
    <w:rsid w:val="00247242"/>
    <w:rsid w:val="00251940"/>
    <w:rsid w:val="00253541"/>
    <w:rsid w:val="002563A6"/>
    <w:rsid w:val="0026059E"/>
    <w:rsid w:val="00261E94"/>
    <w:rsid w:val="00264E4D"/>
    <w:rsid w:val="0026701B"/>
    <w:rsid w:val="00272BFA"/>
    <w:rsid w:val="00272E23"/>
    <w:rsid w:val="00273D29"/>
    <w:rsid w:val="00275BB4"/>
    <w:rsid w:val="00276429"/>
    <w:rsid w:val="0028238A"/>
    <w:rsid w:val="00284C91"/>
    <w:rsid w:val="0028563B"/>
    <w:rsid w:val="00286772"/>
    <w:rsid w:val="00286C48"/>
    <w:rsid w:val="00290D6E"/>
    <w:rsid w:val="00292FE4"/>
    <w:rsid w:val="00293E1B"/>
    <w:rsid w:val="00294698"/>
    <w:rsid w:val="002969BF"/>
    <w:rsid w:val="002A25EF"/>
    <w:rsid w:val="002A2B02"/>
    <w:rsid w:val="002A2BFD"/>
    <w:rsid w:val="002A3359"/>
    <w:rsid w:val="002A45BE"/>
    <w:rsid w:val="002A5C9A"/>
    <w:rsid w:val="002A60B4"/>
    <w:rsid w:val="002A6140"/>
    <w:rsid w:val="002A6147"/>
    <w:rsid w:val="002A77FF"/>
    <w:rsid w:val="002A78F1"/>
    <w:rsid w:val="002A7F57"/>
    <w:rsid w:val="002B34C7"/>
    <w:rsid w:val="002B4D09"/>
    <w:rsid w:val="002B6D81"/>
    <w:rsid w:val="002B7059"/>
    <w:rsid w:val="002C264A"/>
    <w:rsid w:val="002C43A4"/>
    <w:rsid w:val="002D1577"/>
    <w:rsid w:val="002D1BBE"/>
    <w:rsid w:val="002D22AC"/>
    <w:rsid w:val="002D25CF"/>
    <w:rsid w:val="002D30CD"/>
    <w:rsid w:val="002D3E5E"/>
    <w:rsid w:val="002D73F2"/>
    <w:rsid w:val="002D784E"/>
    <w:rsid w:val="002E2D19"/>
    <w:rsid w:val="002E3B8D"/>
    <w:rsid w:val="002E45FE"/>
    <w:rsid w:val="002F0C47"/>
    <w:rsid w:val="002F1815"/>
    <w:rsid w:val="002F2498"/>
    <w:rsid w:val="002F420C"/>
    <w:rsid w:val="002F5608"/>
    <w:rsid w:val="002F593E"/>
    <w:rsid w:val="002F5A0D"/>
    <w:rsid w:val="002F6EDA"/>
    <w:rsid w:val="002F712B"/>
    <w:rsid w:val="00300F13"/>
    <w:rsid w:val="00305589"/>
    <w:rsid w:val="0030671F"/>
    <w:rsid w:val="00306CAE"/>
    <w:rsid w:val="003128D3"/>
    <w:rsid w:val="00314640"/>
    <w:rsid w:val="00314A71"/>
    <w:rsid w:val="00314F44"/>
    <w:rsid w:val="0031599B"/>
    <w:rsid w:val="00321A9C"/>
    <w:rsid w:val="003250F2"/>
    <w:rsid w:val="00325294"/>
    <w:rsid w:val="003318D7"/>
    <w:rsid w:val="00333118"/>
    <w:rsid w:val="00336801"/>
    <w:rsid w:val="0034000E"/>
    <w:rsid w:val="00342776"/>
    <w:rsid w:val="0034587C"/>
    <w:rsid w:val="003473C7"/>
    <w:rsid w:val="003479F3"/>
    <w:rsid w:val="003525D3"/>
    <w:rsid w:val="00353572"/>
    <w:rsid w:val="00353A58"/>
    <w:rsid w:val="003579DB"/>
    <w:rsid w:val="00361C8D"/>
    <w:rsid w:val="00363302"/>
    <w:rsid w:val="003635E0"/>
    <w:rsid w:val="00364024"/>
    <w:rsid w:val="00367379"/>
    <w:rsid w:val="003718FF"/>
    <w:rsid w:val="00372F05"/>
    <w:rsid w:val="00373021"/>
    <w:rsid w:val="003769DE"/>
    <w:rsid w:val="0037706E"/>
    <w:rsid w:val="003801D8"/>
    <w:rsid w:val="00380D83"/>
    <w:rsid w:val="00382708"/>
    <w:rsid w:val="00383016"/>
    <w:rsid w:val="00384653"/>
    <w:rsid w:val="00384855"/>
    <w:rsid w:val="003849F8"/>
    <w:rsid w:val="00385A81"/>
    <w:rsid w:val="00385FE6"/>
    <w:rsid w:val="003949DA"/>
    <w:rsid w:val="00395AC8"/>
    <w:rsid w:val="003975D7"/>
    <w:rsid w:val="003978E8"/>
    <w:rsid w:val="003A0CBA"/>
    <w:rsid w:val="003A3916"/>
    <w:rsid w:val="003A77D9"/>
    <w:rsid w:val="003A7D51"/>
    <w:rsid w:val="003A7EA1"/>
    <w:rsid w:val="003A7EFD"/>
    <w:rsid w:val="003B1035"/>
    <w:rsid w:val="003B117C"/>
    <w:rsid w:val="003B14FD"/>
    <w:rsid w:val="003B1BC9"/>
    <w:rsid w:val="003B2B2C"/>
    <w:rsid w:val="003B45A3"/>
    <w:rsid w:val="003B48CF"/>
    <w:rsid w:val="003B6351"/>
    <w:rsid w:val="003B7497"/>
    <w:rsid w:val="003C21E3"/>
    <w:rsid w:val="003C475B"/>
    <w:rsid w:val="003C4A3C"/>
    <w:rsid w:val="003C684E"/>
    <w:rsid w:val="003C74AA"/>
    <w:rsid w:val="003D0F17"/>
    <w:rsid w:val="003D4353"/>
    <w:rsid w:val="003E2FD3"/>
    <w:rsid w:val="003E32F1"/>
    <w:rsid w:val="003E5DD1"/>
    <w:rsid w:val="003F0690"/>
    <w:rsid w:val="003F29E6"/>
    <w:rsid w:val="003F2ED4"/>
    <w:rsid w:val="003F344A"/>
    <w:rsid w:val="003F4112"/>
    <w:rsid w:val="003F4947"/>
    <w:rsid w:val="003F507D"/>
    <w:rsid w:val="003F5182"/>
    <w:rsid w:val="00403842"/>
    <w:rsid w:val="004038B9"/>
    <w:rsid w:val="004075E7"/>
    <w:rsid w:val="00407E4A"/>
    <w:rsid w:val="00411FF6"/>
    <w:rsid w:val="004120CF"/>
    <w:rsid w:val="004145E8"/>
    <w:rsid w:val="00414F87"/>
    <w:rsid w:val="0041509D"/>
    <w:rsid w:val="00415717"/>
    <w:rsid w:val="00416754"/>
    <w:rsid w:val="00422FCA"/>
    <w:rsid w:val="00423912"/>
    <w:rsid w:val="00423FE7"/>
    <w:rsid w:val="0042617A"/>
    <w:rsid w:val="0042669A"/>
    <w:rsid w:val="0042701C"/>
    <w:rsid w:val="0043008E"/>
    <w:rsid w:val="00432EE0"/>
    <w:rsid w:val="00433799"/>
    <w:rsid w:val="00434881"/>
    <w:rsid w:val="00441A75"/>
    <w:rsid w:val="0044437B"/>
    <w:rsid w:val="00446C9E"/>
    <w:rsid w:val="00452756"/>
    <w:rsid w:val="00455A11"/>
    <w:rsid w:val="004567EC"/>
    <w:rsid w:val="00457757"/>
    <w:rsid w:val="004619F9"/>
    <w:rsid w:val="004656B9"/>
    <w:rsid w:val="004656F9"/>
    <w:rsid w:val="004668E9"/>
    <w:rsid w:val="00466BB1"/>
    <w:rsid w:val="0047109E"/>
    <w:rsid w:val="004757EA"/>
    <w:rsid w:val="004776BD"/>
    <w:rsid w:val="00485357"/>
    <w:rsid w:val="00486289"/>
    <w:rsid w:val="004866B2"/>
    <w:rsid w:val="00490DF9"/>
    <w:rsid w:val="004938F8"/>
    <w:rsid w:val="00494458"/>
    <w:rsid w:val="00494737"/>
    <w:rsid w:val="004949FB"/>
    <w:rsid w:val="00494E8B"/>
    <w:rsid w:val="00495648"/>
    <w:rsid w:val="004A2A8D"/>
    <w:rsid w:val="004A3C2F"/>
    <w:rsid w:val="004A3E41"/>
    <w:rsid w:val="004A3E9E"/>
    <w:rsid w:val="004A4A2D"/>
    <w:rsid w:val="004A6690"/>
    <w:rsid w:val="004A70BC"/>
    <w:rsid w:val="004A7140"/>
    <w:rsid w:val="004A73F9"/>
    <w:rsid w:val="004A74BF"/>
    <w:rsid w:val="004A77E6"/>
    <w:rsid w:val="004B1BDD"/>
    <w:rsid w:val="004B20A4"/>
    <w:rsid w:val="004B2E06"/>
    <w:rsid w:val="004B40CA"/>
    <w:rsid w:val="004B46AE"/>
    <w:rsid w:val="004B6A2E"/>
    <w:rsid w:val="004C013A"/>
    <w:rsid w:val="004C1A4C"/>
    <w:rsid w:val="004C290F"/>
    <w:rsid w:val="004C2DB7"/>
    <w:rsid w:val="004C313A"/>
    <w:rsid w:val="004C3396"/>
    <w:rsid w:val="004C569C"/>
    <w:rsid w:val="004C6316"/>
    <w:rsid w:val="004C7D6A"/>
    <w:rsid w:val="004D3B16"/>
    <w:rsid w:val="004D5F64"/>
    <w:rsid w:val="004D6356"/>
    <w:rsid w:val="004D6ADC"/>
    <w:rsid w:val="004E0854"/>
    <w:rsid w:val="004E0F9E"/>
    <w:rsid w:val="004E2B92"/>
    <w:rsid w:val="004E4BB2"/>
    <w:rsid w:val="004E743C"/>
    <w:rsid w:val="004F2FE7"/>
    <w:rsid w:val="004F4577"/>
    <w:rsid w:val="004F4C24"/>
    <w:rsid w:val="004F5C91"/>
    <w:rsid w:val="00502036"/>
    <w:rsid w:val="00512ACC"/>
    <w:rsid w:val="005137A9"/>
    <w:rsid w:val="00513D72"/>
    <w:rsid w:val="00515D4D"/>
    <w:rsid w:val="005168C3"/>
    <w:rsid w:val="00520737"/>
    <w:rsid w:val="00520C8F"/>
    <w:rsid w:val="00521866"/>
    <w:rsid w:val="0052398E"/>
    <w:rsid w:val="0052415B"/>
    <w:rsid w:val="0052650C"/>
    <w:rsid w:val="00530550"/>
    <w:rsid w:val="0053253F"/>
    <w:rsid w:val="005374EE"/>
    <w:rsid w:val="00540813"/>
    <w:rsid w:val="00541021"/>
    <w:rsid w:val="00542C5D"/>
    <w:rsid w:val="00545888"/>
    <w:rsid w:val="005521AE"/>
    <w:rsid w:val="0055293A"/>
    <w:rsid w:val="00552DFA"/>
    <w:rsid w:val="00556342"/>
    <w:rsid w:val="005649AA"/>
    <w:rsid w:val="00564BC7"/>
    <w:rsid w:val="005657AA"/>
    <w:rsid w:val="00565A45"/>
    <w:rsid w:val="005715B9"/>
    <w:rsid w:val="00572581"/>
    <w:rsid w:val="00572AE6"/>
    <w:rsid w:val="005733BF"/>
    <w:rsid w:val="00573C5C"/>
    <w:rsid w:val="0057449B"/>
    <w:rsid w:val="005779B5"/>
    <w:rsid w:val="00583217"/>
    <w:rsid w:val="0058456E"/>
    <w:rsid w:val="00584C50"/>
    <w:rsid w:val="00590653"/>
    <w:rsid w:val="00594FC6"/>
    <w:rsid w:val="005966A6"/>
    <w:rsid w:val="00597834"/>
    <w:rsid w:val="005A3BD6"/>
    <w:rsid w:val="005A4D16"/>
    <w:rsid w:val="005A5040"/>
    <w:rsid w:val="005A5DF1"/>
    <w:rsid w:val="005B1189"/>
    <w:rsid w:val="005B1EA1"/>
    <w:rsid w:val="005B2DE5"/>
    <w:rsid w:val="005B3606"/>
    <w:rsid w:val="005B50DC"/>
    <w:rsid w:val="005B5577"/>
    <w:rsid w:val="005B5EBA"/>
    <w:rsid w:val="005B716D"/>
    <w:rsid w:val="005C1BC2"/>
    <w:rsid w:val="005C422E"/>
    <w:rsid w:val="005C68AF"/>
    <w:rsid w:val="005C6CA9"/>
    <w:rsid w:val="005D2027"/>
    <w:rsid w:val="005D5CAC"/>
    <w:rsid w:val="005D7BD9"/>
    <w:rsid w:val="005E0E52"/>
    <w:rsid w:val="005E1FB1"/>
    <w:rsid w:val="005E3621"/>
    <w:rsid w:val="005E39E0"/>
    <w:rsid w:val="005E3D84"/>
    <w:rsid w:val="005E40C3"/>
    <w:rsid w:val="005E536D"/>
    <w:rsid w:val="005E6B3F"/>
    <w:rsid w:val="005E7D09"/>
    <w:rsid w:val="005F0A1D"/>
    <w:rsid w:val="005F27F4"/>
    <w:rsid w:val="005F2B7F"/>
    <w:rsid w:val="005F5683"/>
    <w:rsid w:val="005F613B"/>
    <w:rsid w:val="005F6290"/>
    <w:rsid w:val="005F7272"/>
    <w:rsid w:val="00601CFA"/>
    <w:rsid w:val="00601E3D"/>
    <w:rsid w:val="006034DB"/>
    <w:rsid w:val="006045FB"/>
    <w:rsid w:val="00605D50"/>
    <w:rsid w:val="00610DA0"/>
    <w:rsid w:val="00614D18"/>
    <w:rsid w:val="00615F5E"/>
    <w:rsid w:val="00617520"/>
    <w:rsid w:val="006217FB"/>
    <w:rsid w:val="00622B3D"/>
    <w:rsid w:val="00625B8E"/>
    <w:rsid w:val="00626025"/>
    <w:rsid w:val="00626AD5"/>
    <w:rsid w:val="00630064"/>
    <w:rsid w:val="00631060"/>
    <w:rsid w:val="00634DE0"/>
    <w:rsid w:val="00634E14"/>
    <w:rsid w:val="00635E2B"/>
    <w:rsid w:val="006371CF"/>
    <w:rsid w:val="006377A7"/>
    <w:rsid w:val="006432AE"/>
    <w:rsid w:val="00643F64"/>
    <w:rsid w:val="006443E4"/>
    <w:rsid w:val="006459EE"/>
    <w:rsid w:val="006470B4"/>
    <w:rsid w:val="00647F80"/>
    <w:rsid w:val="00650512"/>
    <w:rsid w:val="0065664B"/>
    <w:rsid w:val="006601AA"/>
    <w:rsid w:val="006604E4"/>
    <w:rsid w:val="00660ED8"/>
    <w:rsid w:val="00663EA9"/>
    <w:rsid w:val="00672E35"/>
    <w:rsid w:val="0067485D"/>
    <w:rsid w:val="00680871"/>
    <w:rsid w:val="006840DD"/>
    <w:rsid w:val="0068710A"/>
    <w:rsid w:val="0069007F"/>
    <w:rsid w:val="00693AAC"/>
    <w:rsid w:val="006940A2"/>
    <w:rsid w:val="006945DF"/>
    <w:rsid w:val="00694E97"/>
    <w:rsid w:val="006A088C"/>
    <w:rsid w:val="006A2614"/>
    <w:rsid w:val="006A3C05"/>
    <w:rsid w:val="006A3C28"/>
    <w:rsid w:val="006A57F8"/>
    <w:rsid w:val="006A5ED7"/>
    <w:rsid w:val="006A5EF4"/>
    <w:rsid w:val="006A7233"/>
    <w:rsid w:val="006B0349"/>
    <w:rsid w:val="006B106A"/>
    <w:rsid w:val="006B40DD"/>
    <w:rsid w:val="006B72F5"/>
    <w:rsid w:val="006C108A"/>
    <w:rsid w:val="006C12DD"/>
    <w:rsid w:val="006C151C"/>
    <w:rsid w:val="006C3406"/>
    <w:rsid w:val="006D149A"/>
    <w:rsid w:val="006D2F51"/>
    <w:rsid w:val="006D453C"/>
    <w:rsid w:val="006D4DBB"/>
    <w:rsid w:val="006D56A8"/>
    <w:rsid w:val="006D5CB3"/>
    <w:rsid w:val="006E0801"/>
    <w:rsid w:val="006E27B4"/>
    <w:rsid w:val="006E5000"/>
    <w:rsid w:val="006E515D"/>
    <w:rsid w:val="006E6F63"/>
    <w:rsid w:val="006F06AD"/>
    <w:rsid w:val="006F0EB4"/>
    <w:rsid w:val="006F1298"/>
    <w:rsid w:val="006F2EB4"/>
    <w:rsid w:val="006F5117"/>
    <w:rsid w:val="006F5AD8"/>
    <w:rsid w:val="006F76FA"/>
    <w:rsid w:val="00700EA6"/>
    <w:rsid w:val="00700F74"/>
    <w:rsid w:val="00702013"/>
    <w:rsid w:val="00703B0B"/>
    <w:rsid w:val="00703B60"/>
    <w:rsid w:val="00705CFF"/>
    <w:rsid w:val="00705F0C"/>
    <w:rsid w:val="00707B2E"/>
    <w:rsid w:val="007115E4"/>
    <w:rsid w:val="00711C14"/>
    <w:rsid w:val="00712FED"/>
    <w:rsid w:val="007148AD"/>
    <w:rsid w:val="007153DA"/>
    <w:rsid w:val="00716853"/>
    <w:rsid w:val="00716FC6"/>
    <w:rsid w:val="00720FC9"/>
    <w:rsid w:val="007235B2"/>
    <w:rsid w:val="0072650B"/>
    <w:rsid w:val="0072758E"/>
    <w:rsid w:val="007278C7"/>
    <w:rsid w:val="00730A6B"/>
    <w:rsid w:val="00733B73"/>
    <w:rsid w:val="00736159"/>
    <w:rsid w:val="00736A3D"/>
    <w:rsid w:val="00743365"/>
    <w:rsid w:val="00744161"/>
    <w:rsid w:val="007468DD"/>
    <w:rsid w:val="00747CBC"/>
    <w:rsid w:val="007518AE"/>
    <w:rsid w:val="00752964"/>
    <w:rsid w:val="00754CA1"/>
    <w:rsid w:val="007556D3"/>
    <w:rsid w:val="00760610"/>
    <w:rsid w:val="00762487"/>
    <w:rsid w:val="00762536"/>
    <w:rsid w:val="00764AE0"/>
    <w:rsid w:val="00764E1E"/>
    <w:rsid w:val="0077010D"/>
    <w:rsid w:val="007705E7"/>
    <w:rsid w:val="00771098"/>
    <w:rsid w:val="0077327F"/>
    <w:rsid w:val="0077476C"/>
    <w:rsid w:val="00777ABF"/>
    <w:rsid w:val="00781814"/>
    <w:rsid w:val="00781854"/>
    <w:rsid w:val="00782608"/>
    <w:rsid w:val="00783BE8"/>
    <w:rsid w:val="00786057"/>
    <w:rsid w:val="007870A1"/>
    <w:rsid w:val="00787EC4"/>
    <w:rsid w:val="007901F8"/>
    <w:rsid w:val="00790E9B"/>
    <w:rsid w:val="007921F5"/>
    <w:rsid w:val="00794836"/>
    <w:rsid w:val="00794D1B"/>
    <w:rsid w:val="007969F8"/>
    <w:rsid w:val="00797689"/>
    <w:rsid w:val="007A0955"/>
    <w:rsid w:val="007A1269"/>
    <w:rsid w:val="007A2DFD"/>
    <w:rsid w:val="007A45AD"/>
    <w:rsid w:val="007A6997"/>
    <w:rsid w:val="007A6FE7"/>
    <w:rsid w:val="007B1618"/>
    <w:rsid w:val="007B4796"/>
    <w:rsid w:val="007B4C71"/>
    <w:rsid w:val="007B53B3"/>
    <w:rsid w:val="007B5956"/>
    <w:rsid w:val="007C0C7D"/>
    <w:rsid w:val="007C1F91"/>
    <w:rsid w:val="007C26EA"/>
    <w:rsid w:val="007C2873"/>
    <w:rsid w:val="007C6E74"/>
    <w:rsid w:val="007D2CE9"/>
    <w:rsid w:val="007D480A"/>
    <w:rsid w:val="007D645D"/>
    <w:rsid w:val="007D689F"/>
    <w:rsid w:val="007E102E"/>
    <w:rsid w:val="007E14EE"/>
    <w:rsid w:val="007E14F2"/>
    <w:rsid w:val="007E1E89"/>
    <w:rsid w:val="007E1FC3"/>
    <w:rsid w:val="007E2451"/>
    <w:rsid w:val="007E298E"/>
    <w:rsid w:val="007E360B"/>
    <w:rsid w:val="007E5440"/>
    <w:rsid w:val="007E5B25"/>
    <w:rsid w:val="007E68D7"/>
    <w:rsid w:val="007E7E9C"/>
    <w:rsid w:val="007F04E7"/>
    <w:rsid w:val="007F4FE6"/>
    <w:rsid w:val="007F6051"/>
    <w:rsid w:val="007F61F9"/>
    <w:rsid w:val="007F65B1"/>
    <w:rsid w:val="00801F0E"/>
    <w:rsid w:val="008020DA"/>
    <w:rsid w:val="0080440E"/>
    <w:rsid w:val="0080466F"/>
    <w:rsid w:val="00812359"/>
    <w:rsid w:val="00815BAE"/>
    <w:rsid w:val="00815F50"/>
    <w:rsid w:val="0081622F"/>
    <w:rsid w:val="00817F53"/>
    <w:rsid w:val="00821372"/>
    <w:rsid w:val="00823C38"/>
    <w:rsid w:val="00824FD0"/>
    <w:rsid w:val="00825531"/>
    <w:rsid w:val="0082645B"/>
    <w:rsid w:val="0082657A"/>
    <w:rsid w:val="00826B20"/>
    <w:rsid w:val="00830DD1"/>
    <w:rsid w:val="008317A0"/>
    <w:rsid w:val="00831B63"/>
    <w:rsid w:val="00833894"/>
    <w:rsid w:val="00834AFF"/>
    <w:rsid w:val="0083566D"/>
    <w:rsid w:val="00835906"/>
    <w:rsid w:val="0083664B"/>
    <w:rsid w:val="00837D35"/>
    <w:rsid w:val="00840C0E"/>
    <w:rsid w:val="00840E02"/>
    <w:rsid w:val="008422C2"/>
    <w:rsid w:val="0084285C"/>
    <w:rsid w:val="0084296E"/>
    <w:rsid w:val="00842B39"/>
    <w:rsid w:val="00846F35"/>
    <w:rsid w:val="00847B77"/>
    <w:rsid w:val="00847FB5"/>
    <w:rsid w:val="0085115F"/>
    <w:rsid w:val="008543E8"/>
    <w:rsid w:val="00854618"/>
    <w:rsid w:val="00854A82"/>
    <w:rsid w:val="008639B1"/>
    <w:rsid w:val="00864BC0"/>
    <w:rsid w:val="00866656"/>
    <w:rsid w:val="00866657"/>
    <w:rsid w:val="00871FE6"/>
    <w:rsid w:val="00875C21"/>
    <w:rsid w:val="00880215"/>
    <w:rsid w:val="00880860"/>
    <w:rsid w:val="00881D56"/>
    <w:rsid w:val="008820B1"/>
    <w:rsid w:val="00883EB0"/>
    <w:rsid w:val="0088610C"/>
    <w:rsid w:val="00886A5F"/>
    <w:rsid w:val="00887D45"/>
    <w:rsid w:val="00892B6F"/>
    <w:rsid w:val="00892D9B"/>
    <w:rsid w:val="0089360F"/>
    <w:rsid w:val="008947D2"/>
    <w:rsid w:val="00895DB6"/>
    <w:rsid w:val="008A01B7"/>
    <w:rsid w:val="008A23A9"/>
    <w:rsid w:val="008A2F03"/>
    <w:rsid w:val="008A42E6"/>
    <w:rsid w:val="008A659C"/>
    <w:rsid w:val="008A6DC4"/>
    <w:rsid w:val="008A6DDF"/>
    <w:rsid w:val="008A6F77"/>
    <w:rsid w:val="008A7D56"/>
    <w:rsid w:val="008B1101"/>
    <w:rsid w:val="008B392E"/>
    <w:rsid w:val="008B520D"/>
    <w:rsid w:val="008B5BBC"/>
    <w:rsid w:val="008B7761"/>
    <w:rsid w:val="008C35B1"/>
    <w:rsid w:val="008C35DB"/>
    <w:rsid w:val="008C3658"/>
    <w:rsid w:val="008C5BA0"/>
    <w:rsid w:val="008C646F"/>
    <w:rsid w:val="008C6D10"/>
    <w:rsid w:val="008C7CF2"/>
    <w:rsid w:val="008D203E"/>
    <w:rsid w:val="008D30A8"/>
    <w:rsid w:val="008D6A2F"/>
    <w:rsid w:val="008D6DB1"/>
    <w:rsid w:val="008D7698"/>
    <w:rsid w:val="008D76BC"/>
    <w:rsid w:val="008D7947"/>
    <w:rsid w:val="008E01A9"/>
    <w:rsid w:val="008E14B0"/>
    <w:rsid w:val="008E1672"/>
    <w:rsid w:val="008E242C"/>
    <w:rsid w:val="008E50D8"/>
    <w:rsid w:val="008E56C5"/>
    <w:rsid w:val="008E6338"/>
    <w:rsid w:val="008E6B33"/>
    <w:rsid w:val="008E6E2B"/>
    <w:rsid w:val="008F0359"/>
    <w:rsid w:val="008F13DA"/>
    <w:rsid w:val="008F5DC4"/>
    <w:rsid w:val="008F6506"/>
    <w:rsid w:val="008F670E"/>
    <w:rsid w:val="00905A99"/>
    <w:rsid w:val="009065C6"/>
    <w:rsid w:val="00906A94"/>
    <w:rsid w:val="0091044E"/>
    <w:rsid w:val="0091247E"/>
    <w:rsid w:val="00912C40"/>
    <w:rsid w:val="00916B90"/>
    <w:rsid w:val="00916D49"/>
    <w:rsid w:val="00922691"/>
    <w:rsid w:val="0092716C"/>
    <w:rsid w:val="00927B0B"/>
    <w:rsid w:val="00927B58"/>
    <w:rsid w:val="009336BC"/>
    <w:rsid w:val="009337F4"/>
    <w:rsid w:val="00933CF5"/>
    <w:rsid w:val="00935B45"/>
    <w:rsid w:val="0094502C"/>
    <w:rsid w:val="00945866"/>
    <w:rsid w:val="00946AD8"/>
    <w:rsid w:val="009512D6"/>
    <w:rsid w:val="00954457"/>
    <w:rsid w:val="00962E9B"/>
    <w:rsid w:val="00963703"/>
    <w:rsid w:val="00964B41"/>
    <w:rsid w:val="00967188"/>
    <w:rsid w:val="00970733"/>
    <w:rsid w:val="009773DE"/>
    <w:rsid w:val="0097772C"/>
    <w:rsid w:val="0097790F"/>
    <w:rsid w:val="00980DF3"/>
    <w:rsid w:val="00982090"/>
    <w:rsid w:val="0098320C"/>
    <w:rsid w:val="00983A3F"/>
    <w:rsid w:val="009921E1"/>
    <w:rsid w:val="00993A6B"/>
    <w:rsid w:val="00997354"/>
    <w:rsid w:val="00997609"/>
    <w:rsid w:val="00997939"/>
    <w:rsid w:val="009A172F"/>
    <w:rsid w:val="009A25A5"/>
    <w:rsid w:val="009A2B18"/>
    <w:rsid w:val="009A6AED"/>
    <w:rsid w:val="009B058F"/>
    <w:rsid w:val="009B0BC7"/>
    <w:rsid w:val="009B16CD"/>
    <w:rsid w:val="009B3D7C"/>
    <w:rsid w:val="009B62F8"/>
    <w:rsid w:val="009B7489"/>
    <w:rsid w:val="009C01BB"/>
    <w:rsid w:val="009C053E"/>
    <w:rsid w:val="009C37D8"/>
    <w:rsid w:val="009C6880"/>
    <w:rsid w:val="009C7F1B"/>
    <w:rsid w:val="009D0701"/>
    <w:rsid w:val="009D1DA1"/>
    <w:rsid w:val="009D7D21"/>
    <w:rsid w:val="009E00D0"/>
    <w:rsid w:val="009E05AB"/>
    <w:rsid w:val="009E05B8"/>
    <w:rsid w:val="009E1622"/>
    <w:rsid w:val="009E52E5"/>
    <w:rsid w:val="009E54A3"/>
    <w:rsid w:val="009E6399"/>
    <w:rsid w:val="009F0BB3"/>
    <w:rsid w:val="009F2E03"/>
    <w:rsid w:val="009F314C"/>
    <w:rsid w:val="00A027FB"/>
    <w:rsid w:val="00A03030"/>
    <w:rsid w:val="00A03ADC"/>
    <w:rsid w:val="00A12764"/>
    <w:rsid w:val="00A1276E"/>
    <w:rsid w:val="00A13AEE"/>
    <w:rsid w:val="00A13D7F"/>
    <w:rsid w:val="00A144C1"/>
    <w:rsid w:val="00A16438"/>
    <w:rsid w:val="00A1648A"/>
    <w:rsid w:val="00A16F0F"/>
    <w:rsid w:val="00A17AA4"/>
    <w:rsid w:val="00A207D6"/>
    <w:rsid w:val="00A21D5E"/>
    <w:rsid w:val="00A23DC5"/>
    <w:rsid w:val="00A273AC"/>
    <w:rsid w:val="00A303B1"/>
    <w:rsid w:val="00A32487"/>
    <w:rsid w:val="00A33F19"/>
    <w:rsid w:val="00A3488E"/>
    <w:rsid w:val="00A34F91"/>
    <w:rsid w:val="00A37414"/>
    <w:rsid w:val="00A37BBA"/>
    <w:rsid w:val="00A417AB"/>
    <w:rsid w:val="00A43146"/>
    <w:rsid w:val="00A45983"/>
    <w:rsid w:val="00A45C16"/>
    <w:rsid w:val="00A46043"/>
    <w:rsid w:val="00A460F4"/>
    <w:rsid w:val="00A47C63"/>
    <w:rsid w:val="00A511B0"/>
    <w:rsid w:val="00A56698"/>
    <w:rsid w:val="00A5675F"/>
    <w:rsid w:val="00A5691E"/>
    <w:rsid w:val="00A56C8B"/>
    <w:rsid w:val="00A63D86"/>
    <w:rsid w:val="00A65B97"/>
    <w:rsid w:val="00A674B3"/>
    <w:rsid w:val="00A67F37"/>
    <w:rsid w:val="00A702C6"/>
    <w:rsid w:val="00A7500D"/>
    <w:rsid w:val="00A809E1"/>
    <w:rsid w:val="00A82011"/>
    <w:rsid w:val="00A84275"/>
    <w:rsid w:val="00A845E1"/>
    <w:rsid w:val="00A85816"/>
    <w:rsid w:val="00A85959"/>
    <w:rsid w:val="00A87331"/>
    <w:rsid w:val="00A90194"/>
    <w:rsid w:val="00A92013"/>
    <w:rsid w:val="00A924B3"/>
    <w:rsid w:val="00A93C21"/>
    <w:rsid w:val="00A947D0"/>
    <w:rsid w:val="00A95E7E"/>
    <w:rsid w:val="00A97E9F"/>
    <w:rsid w:val="00AA1F6E"/>
    <w:rsid w:val="00AA3717"/>
    <w:rsid w:val="00AA565A"/>
    <w:rsid w:val="00AA6B4B"/>
    <w:rsid w:val="00AA741F"/>
    <w:rsid w:val="00AB130E"/>
    <w:rsid w:val="00AB38C7"/>
    <w:rsid w:val="00AB4A14"/>
    <w:rsid w:val="00AB5BFC"/>
    <w:rsid w:val="00AB5F73"/>
    <w:rsid w:val="00AB6408"/>
    <w:rsid w:val="00AC00D1"/>
    <w:rsid w:val="00AC021D"/>
    <w:rsid w:val="00AC1E04"/>
    <w:rsid w:val="00AC2F76"/>
    <w:rsid w:val="00AC3AA5"/>
    <w:rsid w:val="00AC3CF5"/>
    <w:rsid w:val="00AC45D9"/>
    <w:rsid w:val="00AC4DCA"/>
    <w:rsid w:val="00AC7303"/>
    <w:rsid w:val="00AD1611"/>
    <w:rsid w:val="00AD1F0D"/>
    <w:rsid w:val="00AD37EA"/>
    <w:rsid w:val="00AD431D"/>
    <w:rsid w:val="00AD49B6"/>
    <w:rsid w:val="00AD49C5"/>
    <w:rsid w:val="00AE078B"/>
    <w:rsid w:val="00AE1068"/>
    <w:rsid w:val="00AE19D9"/>
    <w:rsid w:val="00AE19EC"/>
    <w:rsid w:val="00AE4E36"/>
    <w:rsid w:val="00AE5C23"/>
    <w:rsid w:val="00AF0B09"/>
    <w:rsid w:val="00AF1103"/>
    <w:rsid w:val="00AF2895"/>
    <w:rsid w:val="00AF79E8"/>
    <w:rsid w:val="00AF7CD7"/>
    <w:rsid w:val="00B01BB7"/>
    <w:rsid w:val="00B01F24"/>
    <w:rsid w:val="00B04AFA"/>
    <w:rsid w:val="00B052FC"/>
    <w:rsid w:val="00B05A1A"/>
    <w:rsid w:val="00B07669"/>
    <w:rsid w:val="00B106DA"/>
    <w:rsid w:val="00B158C7"/>
    <w:rsid w:val="00B17181"/>
    <w:rsid w:val="00B20F14"/>
    <w:rsid w:val="00B21E57"/>
    <w:rsid w:val="00B22817"/>
    <w:rsid w:val="00B247E1"/>
    <w:rsid w:val="00B25D49"/>
    <w:rsid w:val="00B25D51"/>
    <w:rsid w:val="00B3083B"/>
    <w:rsid w:val="00B3108E"/>
    <w:rsid w:val="00B31B72"/>
    <w:rsid w:val="00B34A24"/>
    <w:rsid w:val="00B34E45"/>
    <w:rsid w:val="00B355DC"/>
    <w:rsid w:val="00B36530"/>
    <w:rsid w:val="00B3742C"/>
    <w:rsid w:val="00B41096"/>
    <w:rsid w:val="00B41F53"/>
    <w:rsid w:val="00B46E14"/>
    <w:rsid w:val="00B5383E"/>
    <w:rsid w:val="00B624BF"/>
    <w:rsid w:val="00B63F96"/>
    <w:rsid w:val="00B6522F"/>
    <w:rsid w:val="00B75792"/>
    <w:rsid w:val="00B803FA"/>
    <w:rsid w:val="00B848DA"/>
    <w:rsid w:val="00B86D26"/>
    <w:rsid w:val="00B87AC0"/>
    <w:rsid w:val="00B9676D"/>
    <w:rsid w:val="00B96909"/>
    <w:rsid w:val="00B971EB"/>
    <w:rsid w:val="00B97A8D"/>
    <w:rsid w:val="00BA2EA1"/>
    <w:rsid w:val="00BA3E41"/>
    <w:rsid w:val="00BA72CE"/>
    <w:rsid w:val="00BB1752"/>
    <w:rsid w:val="00BB3679"/>
    <w:rsid w:val="00BB52BB"/>
    <w:rsid w:val="00BB70C1"/>
    <w:rsid w:val="00BB7EAC"/>
    <w:rsid w:val="00BC031B"/>
    <w:rsid w:val="00BC16AD"/>
    <w:rsid w:val="00BC20BF"/>
    <w:rsid w:val="00BC2CEC"/>
    <w:rsid w:val="00BC3319"/>
    <w:rsid w:val="00BC3C64"/>
    <w:rsid w:val="00BC4735"/>
    <w:rsid w:val="00BD00A3"/>
    <w:rsid w:val="00BD2C4E"/>
    <w:rsid w:val="00BD7C4A"/>
    <w:rsid w:val="00BD7FD7"/>
    <w:rsid w:val="00BE0105"/>
    <w:rsid w:val="00BE0E37"/>
    <w:rsid w:val="00BE1942"/>
    <w:rsid w:val="00BE21A6"/>
    <w:rsid w:val="00BE3D48"/>
    <w:rsid w:val="00BE5800"/>
    <w:rsid w:val="00BF14AA"/>
    <w:rsid w:val="00BF1A5B"/>
    <w:rsid w:val="00BF3666"/>
    <w:rsid w:val="00BF3DE6"/>
    <w:rsid w:val="00BF4445"/>
    <w:rsid w:val="00BF4F4B"/>
    <w:rsid w:val="00C00175"/>
    <w:rsid w:val="00C01C43"/>
    <w:rsid w:val="00C028D0"/>
    <w:rsid w:val="00C04301"/>
    <w:rsid w:val="00C051A0"/>
    <w:rsid w:val="00C07C16"/>
    <w:rsid w:val="00C151B4"/>
    <w:rsid w:val="00C1703C"/>
    <w:rsid w:val="00C174F1"/>
    <w:rsid w:val="00C20CC7"/>
    <w:rsid w:val="00C23A6F"/>
    <w:rsid w:val="00C26D8B"/>
    <w:rsid w:val="00C26FF8"/>
    <w:rsid w:val="00C30540"/>
    <w:rsid w:val="00C31AD3"/>
    <w:rsid w:val="00C32301"/>
    <w:rsid w:val="00C3246B"/>
    <w:rsid w:val="00C32546"/>
    <w:rsid w:val="00C33D39"/>
    <w:rsid w:val="00C347F5"/>
    <w:rsid w:val="00C35C6D"/>
    <w:rsid w:val="00C36F9B"/>
    <w:rsid w:val="00C41D2F"/>
    <w:rsid w:val="00C44519"/>
    <w:rsid w:val="00C53641"/>
    <w:rsid w:val="00C554CD"/>
    <w:rsid w:val="00C56000"/>
    <w:rsid w:val="00C62657"/>
    <w:rsid w:val="00C62933"/>
    <w:rsid w:val="00C640E8"/>
    <w:rsid w:val="00C67FAE"/>
    <w:rsid w:val="00C70678"/>
    <w:rsid w:val="00C736EF"/>
    <w:rsid w:val="00C75B6C"/>
    <w:rsid w:val="00C77173"/>
    <w:rsid w:val="00C83D41"/>
    <w:rsid w:val="00C840C7"/>
    <w:rsid w:val="00C855E4"/>
    <w:rsid w:val="00C8667B"/>
    <w:rsid w:val="00C87090"/>
    <w:rsid w:val="00C8723C"/>
    <w:rsid w:val="00C902C0"/>
    <w:rsid w:val="00C91319"/>
    <w:rsid w:val="00C94496"/>
    <w:rsid w:val="00C9555A"/>
    <w:rsid w:val="00C963F0"/>
    <w:rsid w:val="00CA0AB7"/>
    <w:rsid w:val="00CA7EB1"/>
    <w:rsid w:val="00CB5198"/>
    <w:rsid w:val="00CB579E"/>
    <w:rsid w:val="00CB6032"/>
    <w:rsid w:val="00CC011A"/>
    <w:rsid w:val="00CC0E07"/>
    <w:rsid w:val="00CC3DF6"/>
    <w:rsid w:val="00CC4B50"/>
    <w:rsid w:val="00CC5BB6"/>
    <w:rsid w:val="00CC6CAF"/>
    <w:rsid w:val="00CD52DE"/>
    <w:rsid w:val="00CD5336"/>
    <w:rsid w:val="00CD6F93"/>
    <w:rsid w:val="00CE28CC"/>
    <w:rsid w:val="00CE36A3"/>
    <w:rsid w:val="00CE4105"/>
    <w:rsid w:val="00CE49E6"/>
    <w:rsid w:val="00CE4CC6"/>
    <w:rsid w:val="00CF0FC7"/>
    <w:rsid w:val="00CF1960"/>
    <w:rsid w:val="00CF2322"/>
    <w:rsid w:val="00CF4C62"/>
    <w:rsid w:val="00CF5580"/>
    <w:rsid w:val="00CF5D53"/>
    <w:rsid w:val="00CF661D"/>
    <w:rsid w:val="00CF7233"/>
    <w:rsid w:val="00D022F0"/>
    <w:rsid w:val="00D02614"/>
    <w:rsid w:val="00D07302"/>
    <w:rsid w:val="00D13F0B"/>
    <w:rsid w:val="00D167D0"/>
    <w:rsid w:val="00D16851"/>
    <w:rsid w:val="00D20185"/>
    <w:rsid w:val="00D206A4"/>
    <w:rsid w:val="00D217DA"/>
    <w:rsid w:val="00D21CAD"/>
    <w:rsid w:val="00D232B8"/>
    <w:rsid w:val="00D23BBE"/>
    <w:rsid w:val="00D27B73"/>
    <w:rsid w:val="00D30092"/>
    <w:rsid w:val="00D313E2"/>
    <w:rsid w:val="00D31721"/>
    <w:rsid w:val="00D32BE0"/>
    <w:rsid w:val="00D3630A"/>
    <w:rsid w:val="00D36CD7"/>
    <w:rsid w:val="00D4102A"/>
    <w:rsid w:val="00D41127"/>
    <w:rsid w:val="00D41E87"/>
    <w:rsid w:val="00D4375C"/>
    <w:rsid w:val="00D455A5"/>
    <w:rsid w:val="00D46ABC"/>
    <w:rsid w:val="00D47724"/>
    <w:rsid w:val="00D51861"/>
    <w:rsid w:val="00D525C7"/>
    <w:rsid w:val="00D531B9"/>
    <w:rsid w:val="00D53E84"/>
    <w:rsid w:val="00D57AB1"/>
    <w:rsid w:val="00D6071F"/>
    <w:rsid w:val="00D6109B"/>
    <w:rsid w:val="00D61C4B"/>
    <w:rsid w:val="00D62F24"/>
    <w:rsid w:val="00D631B9"/>
    <w:rsid w:val="00D6485D"/>
    <w:rsid w:val="00D65431"/>
    <w:rsid w:val="00D65FCF"/>
    <w:rsid w:val="00D67C5E"/>
    <w:rsid w:val="00D70098"/>
    <w:rsid w:val="00D709AE"/>
    <w:rsid w:val="00D7116C"/>
    <w:rsid w:val="00D71E7C"/>
    <w:rsid w:val="00D72264"/>
    <w:rsid w:val="00D7235C"/>
    <w:rsid w:val="00D7441E"/>
    <w:rsid w:val="00D74D1C"/>
    <w:rsid w:val="00D75134"/>
    <w:rsid w:val="00D75845"/>
    <w:rsid w:val="00D77F6D"/>
    <w:rsid w:val="00D80626"/>
    <w:rsid w:val="00D81FAF"/>
    <w:rsid w:val="00D82225"/>
    <w:rsid w:val="00D832CE"/>
    <w:rsid w:val="00D845BC"/>
    <w:rsid w:val="00D90D06"/>
    <w:rsid w:val="00D92D7C"/>
    <w:rsid w:val="00D94FD9"/>
    <w:rsid w:val="00D96DEA"/>
    <w:rsid w:val="00DA08D1"/>
    <w:rsid w:val="00DA1FD7"/>
    <w:rsid w:val="00DA23EE"/>
    <w:rsid w:val="00DA27F6"/>
    <w:rsid w:val="00DA3347"/>
    <w:rsid w:val="00DA38AF"/>
    <w:rsid w:val="00DA3A5C"/>
    <w:rsid w:val="00DA3AC9"/>
    <w:rsid w:val="00DA3DE6"/>
    <w:rsid w:val="00DA435F"/>
    <w:rsid w:val="00DA547F"/>
    <w:rsid w:val="00DA65E4"/>
    <w:rsid w:val="00DA7253"/>
    <w:rsid w:val="00DB024E"/>
    <w:rsid w:val="00DB0B34"/>
    <w:rsid w:val="00DB0BD2"/>
    <w:rsid w:val="00DB10A2"/>
    <w:rsid w:val="00DB3C21"/>
    <w:rsid w:val="00DB4F1D"/>
    <w:rsid w:val="00DB5083"/>
    <w:rsid w:val="00DC252C"/>
    <w:rsid w:val="00DC40A8"/>
    <w:rsid w:val="00DC4A9A"/>
    <w:rsid w:val="00DC5001"/>
    <w:rsid w:val="00DC5C0B"/>
    <w:rsid w:val="00DC6E9E"/>
    <w:rsid w:val="00DC7DDC"/>
    <w:rsid w:val="00DD32D7"/>
    <w:rsid w:val="00DD75E3"/>
    <w:rsid w:val="00DE1166"/>
    <w:rsid w:val="00DE2BFE"/>
    <w:rsid w:val="00DE35D1"/>
    <w:rsid w:val="00DE73F4"/>
    <w:rsid w:val="00DF08E4"/>
    <w:rsid w:val="00DF1310"/>
    <w:rsid w:val="00DF2573"/>
    <w:rsid w:val="00DF2982"/>
    <w:rsid w:val="00DF321C"/>
    <w:rsid w:val="00DF6F37"/>
    <w:rsid w:val="00DF79B6"/>
    <w:rsid w:val="00E00E22"/>
    <w:rsid w:val="00E02EFC"/>
    <w:rsid w:val="00E057E3"/>
    <w:rsid w:val="00E05FA1"/>
    <w:rsid w:val="00E11EC3"/>
    <w:rsid w:val="00E12189"/>
    <w:rsid w:val="00E13E1D"/>
    <w:rsid w:val="00E14A35"/>
    <w:rsid w:val="00E14AE4"/>
    <w:rsid w:val="00E14E23"/>
    <w:rsid w:val="00E165AE"/>
    <w:rsid w:val="00E2274B"/>
    <w:rsid w:val="00E23776"/>
    <w:rsid w:val="00E2424B"/>
    <w:rsid w:val="00E3157C"/>
    <w:rsid w:val="00E32B35"/>
    <w:rsid w:val="00E33FF4"/>
    <w:rsid w:val="00E355CB"/>
    <w:rsid w:val="00E374A6"/>
    <w:rsid w:val="00E37735"/>
    <w:rsid w:val="00E40AB4"/>
    <w:rsid w:val="00E425B8"/>
    <w:rsid w:val="00E4551E"/>
    <w:rsid w:val="00E53504"/>
    <w:rsid w:val="00E55401"/>
    <w:rsid w:val="00E5659D"/>
    <w:rsid w:val="00E56722"/>
    <w:rsid w:val="00E657A7"/>
    <w:rsid w:val="00E67415"/>
    <w:rsid w:val="00E714E8"/>
    <w:rsid w:val="00E71A78"/>
    <w:rsid w:val="00E73EC0"/>
    <w:rsid w:val="00E74A54"/>
    <w:rsid w:val="00E7574C"/>
    <w:rsid w:val="00E7704C"/>
    <w:rsid w:val="00E83A77"/>
    <w:rsid w:val="00E86ADB"/>
    <w:rsid w:val="00E870DA"/>
    <w:rsid w:val="00E8737C"/>
    <w:rsid w:val="00E87D55"/>
    <w:rsid w:val="00E90A01"/>
    <w:rsid w:val="00E9231F"/>
    <w:rsid w:val="00E931B2"/>
    <w:rsid w:val="00E93227"/>
    <w:rsid w:val="00E93278"/>
    <w:rsid w:val="00E93B35"/>
    <w:rsid w:val="00E96F26"/>
    <w:rsid w:val="00EA0CE8"/>
    <w:rsid w:val="00EA4250"/>
    <w:rsid w:val="00EA6EF8"/>
    <w:rsid w:val="00EB2AD0"/>
    <w:rsid w:val="00EB4582"/>
    <w:rsid w:val="00EB7618"/>
    <w:rsid w:val="00EC0578"/>
    <w:rsid w:val="00EC1A2D"/>
    <w:rsid w:val="00EC4F47"/>
    <w:rsid w:val="00EC53C6"/>
    <w:rsid w:val="00EC5677"/>
    <w:rsid w:val="00ED32F1"/>
    <w:rsid w:val="00ED6349"/>
    <w:rsid w:val="00EE0282"/>
    <w:rsid w:val="00EE0388"/>
    <w:rsid w:val="00EE137B"/>
    <w:rsid w:val="00EE1C9E"/>
    <w:rsid w:val="00EE372C"/>
    <w:rsid w:val="00EE44E3"/>
    <w:rsid w:val="00EE4D0A"/>
    <w:rsid w:val="00EE656F"/>
    <w:rsid w:val="00EE74A2"/>
    <w:rsid w:val="00EE77B2"/>
    <w:rsid w:val="00EF0EE0"/>
    <w:rsid w:val="00EF2DFE"/>
    <w:rsid w:val="00EF30EA"/>
    <w:rsid w:val="00EF37E5"/>
    <w:rsid w:val="00EF59BC"/>
    <w:rsid w:val="00EF70A1"/>
    <w:rsid w:val="00EF766C"/>
    <w:rsid w:val="00F022D4"/>
    <w:rsid w:val="00F02938"/>
    <w:rsid w:val="00F03D59"/>
    <w:rsid w:val="00F067AD"/>
    <w:rsid w:val="00F078DD"/>
    <w:rsid w:val="00F10F2B"/>
    <w:rsid w:val="00F13A4A"/>
    <w:rsid w:val="00F16592"/>
    <w:rsid w:val="00F20523"/>
    <w:rsid w:val="00F20617"/>
    <w:rsid w:val="00F2260A"/>
    <w:rsid w:val="00F227CD"/>
    <w:rsid w:val="00F22B36"/>
    <w:rsid w:val="00F23681"/>
    <w:rsid w:val="00F24A62"/>
    <w:rsid w:val="00F30D36"/>
    <w:rsid w:val="00F316AC"/>
    <w:rsid w:val="00F32ADC"/>
    <w:rsid w:val="00F33BAD"/>
    <w:rsid w:val="00F33E5E"/>
    <w:rsid w:val="00F34BFC"/>
    <w:rsid w:val="00F35E49"/>
    <w:rsid w:val="00F3738F"/>
    <w:rsid w:val="00F37551"/>
    <w:rsid w:val="00F37E59"/>
    <w:rsid w:val="00F402B9"/>
    <w:rsid w:val="00F44172"/>
    <w:rsid w:val="00F442E6"/>
    <w:rsid w:val="00F445B5"/>
    <w:rsid w:val="00F453F2"/>
    <w:rsid w:val="00F464A4"/>
    <w:rsid w:val="00F46842"/>
    <w:rsid w:val="00F474E3"/>
    <w:rsid w:val="00F5011C"/>
    <w:rsid w:val="00F51D5C"/>
    <w:rsid w:val="00F52B7B"/>
    <w:rsid w:val="00F52EFB"/>
    <w:rsid w:val="00F570DC"/>
    <w:rsid w:val="00F57ABB"/>
    <w:rsid w:val="00F61753"/>
    <w:rsid w:val="00F61EF8"/>
    <w:rsid w:val="00F621F2"/>
    <w:rsid w:val="00F63CAB"/>
    <w:rsid w:val="00F6527B"/>
    <w:rsid w:val="00F71623"/>
    <w:rsid w:val="00F72C4E"/>
    <w:rsid w:val="00F756DF"/>
    <w:rsid w:val="00F761B7"/>
    <w:rsid w:val="00F76F9E"/>
    <w:rsid w:val="00F775DF"/>
    <w:rsid w:val="00F7780E"/>
    <w:rsid w:val="00F77926"/>
    <w:rsid w:val="00F80B3C"/>
    <w:rsid w:val="00F8219C"/>
    <w:rsid w:val="00F844E5"/>
    <w:rsid w:val="00F918AD"/>
    <w:rsid w:val="00F95DFC"/>
    <w:rsid w:val="00FA03FA"/>
    <w:rsid w:val="00FA109C"/>
    <w:rsid w:val="00FA1C63"/>
    <w:rsid w:val="00FA383E"/>
    <w:rsid w:val="00FA448A"/>
    <w:rsid w:val="00FA5658"/>
    <w:rsid w:val="00FA5FE6"/>
    <w:rsid w:val="00FA7001"/>
    <w:rsid w:val="00FA7ADB"/>
    <w:rsid w:val="00FB2CEB"/>
    <w:rsid w:val="00FB3055"/>
    <w:rsid w:val="00FB3D11"/>
    <w:rsid w:val="00FB5B95"/>
    <w:rsid w:val="00FB6D7A"/>
    <w:rsid w:val="00FC2391"/>
    <w:rsid w:val="00FC2E68"/>
    <w:rsid w:val="00FC43DA"/>
    <w:rsid w:val="00FC694A"/>
    <w:rsid w:val="00FC77E6"/>
    <w:rsid w:val="00FC7F4C"/>
    <w:rsid w:val="00FD0FAE"/>
    <w:rsid w:val="00FD11BC"/>
    <w:rsid w:val="00FD3623"/>
    <w:rsid w:val="00FD38E3"/>
    <w:rsid w:val="00FD738E"/>
    <w:rsid w:val="00FE1D5C"/>
    <w:rsid w:val="00FE1DB8"/>
    <w:rsid w:val="00FE2E74"/>
    <w:rsid w:val="00FE315A"/>
    <w:rsid w:val="00FE3EAB"/>
    <w:rsid w:val="00FE5141"/>
    <w:rsid w:val="00FE5CAD"/>
    <w:rsid w:val="00FE6349"/>
    <w:rsid w:val="00FE6BBA"/>
    <w:rsid w:val="00FE7A58"/>
    <w:rsid w:val="00FF0620"/>
    <w:rsid w:val="00FF0F38"/>
    <w:rsid w:val="00FF16A0"/>
    <w:rsid w:val="00FF284B"/>
    <w:rsid w:val="00FF2F48"/>
    <w:rsid w:val="00FF419C"/>
    <w:rsid w:val="00FF4243"/>
    <w:rsid w:val="00FF5976"/>
    <w:rsid w:val="00FF62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1f0c2"/>
    </o:shapedefaults>
    <o:shapelayout v:ext="edit">
      <o:idmap v:ext="edit" data="1"/>
    </o:shapelayout>
  </w:shapeDefaults>
  <w:decimalSymbol w:val="."/>
  <w:listSeparator w:val=","/>
  <w14:docId w14:val="29FA4AA2"/>
  <w15:docId w15:val="{52DBF19F-5E25-450D-8C03-B7C927C4C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1" w:defUIPriority="0" w:defSemiHidden="0" w:defUnhideWhenUsed="0" w:defQFormat="0" w:count="374">
    <w:lsdException w:name="Normal" w:locked="0" w:qFormat="1"/>
    <w:lsdException w:name="heading 1" w:locked="0" w:qFormat="1"/>
    <w:lsdException w:name="heading 2" w:locked="0" w:qFormat="1"/>
    <w:lsdException w:name="heading 3" w:locked="0" w:qFormat="1"/>
    <w:lsdException w:name="heading 4" w:locked="0" w:qFormat="1"/>
    <w:lsdException w:name="heading 6" w:locked="0"/>
    <w:lsdException w:name="heading 7" w:semiHidden="1" w:unhideWhenUsed="1" w:qFormat="1"/>
    <w:lsdException w:name="heading 8" w:semiHidden="1" w:unhideWhenUsed="1" w:qFormat="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locked="0"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0" w:semiHidden="1" w:unhideWhenUsed="1"/>
    <w:lsdException w:name="HTML Sample" w:locked="0"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lsdException w:name="Table Theme" w:semiHidden="1" w:unhideWhenUsed="1"/>
    <w:lsdException w:name="Placeholder Text" w:locked="0"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atentStyles>
  <w:style w:type="paragraph" w:default="1" w:styleId="Normal">
    <w:name w:val="Normal"/>
    <w:qFormat/>
    <w:rsid w:val="00CE4CC6"/>
    <w:pPr>
      <w:spacing w:after="120" w:line="300" w:lineRule="exact"/>
      <w:ind w:left="720"/>
    </w:pPr>
    <w:rPr>
      <w:sz w:val="22"/>
      <w:szCs w:val="22"/>
      <w:lang w:eastAsia="ja-JP"/>
    </w:rPr>
  </w:style>
  <w:style w:type="paragraph" w:styleId="Heading1">
    <w:name w:val="heading 1"/>
    <w:next w:val="Normal"/>
    <w:qFormat/>
    <w:rsid w:val="001A11C8"/>
    <w:pPr>
      <w:keepNext/>
      <w:keepLines/>
      <w:suppressAutoHyphens/>
      <w:snapToGrid w:val="0"/>
      <w:spacing w:before="480" w:after="120" w:line="360" w:lineRule="exact"/>
      <w:outlineLvl w:val="0"/>
    </w:pPr>
    <w:rPr>
      <w:rFonts w:ascii="Arial" w:hAnsi="Arial" w:cs="Tahoma"/>
      <w:b/>
      <w:bCs/>
      <w:kern w:val="32"/>
      <w:sz w:val="36"/>
      <w:szCs w:val="32"/>
      <w:lang w:eastAsia="ja-JP"/>
    </w:rPr>
  </w:style>
  <w:style w:type="paragraph" w:styleId="Heading2">
    <w:name w:val="heading 2"/>
    <w:basedOn w:val="Heading1"/>
    <w:next w:val="Normal"/>
    <w:qFormat/>
    <w:rsid w:val="00744161"/>
    <w:pPr>
      <w:spacing w:before="240" w:after="0" w:line="380" w:lineRule="exact"/>
      <w:outlineLvl w:val="1"/>
    </w:pPr>
    <w:rPr>
      <w:bCs w:val="0"/>
      <w:iCs/>
      <w:sz w:val="34"/>
      <w:szCs w:val="20"/>
    </w:rPr>
  </w:style>
  <w:style w:type="paragraph" w:styleId="Heading3">
    <w:name w:val="heading 3"/>
    <w:basedOn w:val="Heading2"/>
    <w:next w:val="Normal"/>
    <w:link w:val="Heading3Char"/>
    <w:qFormat/>
    <w:rsid w:val="00744161"/>
    <w:pPr>
      <w:outlineLvl w:val="2"/>
    </w:pPr>
    <w:rPr>
      <w:rFonts w:cs="Arial"/>
      <w:bCs/>
      <w:sz w:val="28"/>
      <w:szCs w:val="22"/>
    </w:rPr>
  </w:style>
  <w:style w:type="paragraph" w:styleId="Heading4">
    <w:name w:val="heading 4"/>
    <w:basedOn w:val="Normal"/>
    <w:next w:val="Normal"/>
    <w:link w:val="Heading4Char"/>
    <w:qFormat/>
    <w:rsid w:val="00744161"/>
    <w:pPr>
      <w:keepNext/>
      <w:keepLines/>
      <w:suppressAutoHyphens/>
      <w:spacing w:before="180" w:after="0"/>
      <w:outlineLvl w:val="3"/>
    </w:pPr>
    <w:rPr>
      <w:rFonts w:ascii="Arial" w:hAnsi="Arial"/>
      <w:b/>
      <w:bCs/>
      <w:sz w:val="24"/>
      <w:szCs w:val="24"/>
    </w:rPr>
  </w:style>
  <w:style w:type="paragraph" w:styleId="Heading5">
    <w:name w:val="heading 5"/>
    <w:basedOn w:val="Normal"/>
    <w:next w:val="Normal"/>
    <w:link w:val="Heading5Char"/>
    <w:locked/>
    <w:rsid w:val="000A6C3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ocked/>
    <w:rsid w:val="006F1298"/>
    <w:pPr>
      <w:spacing w:before="240" w:after="60"/>
      <w:outlineLvl w:val="5"/>
    </w:pPr>
    <w:rPr>
      <w:b/>
      <w:bCs/>
    </w:rPr>
  </w:style>
  <w:style w:type="paragraph" w:styleId="Heading9">
    <w:name w:val="heading 9"/>
    <w:basedOn w:val="Normal"/>
    <w:next w:val="Normal"/>
    <w:locked/>
    <w:rsid w:val="002B34C7"/>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locked/>
    <w:rsid w:val="003D4353"/>
    <w:rPr>
      <w:rFonts w:ascii="Tahoma" w:hAnsi="Tahoma" w:cs="Tahoma"/>
      <w:sz w:val="16"/>
      <w:szCs w:val="16"/>
    </w:rPr>
  </w:style>
  <w:style w:type="paragraph" w:customStyle="1" w:styleId="Legalese">
    <w:name w:val="Legalese"/>
    <w:basedOn w:val="Normal"/>
    <w:link w:val="LegaleseChar"/>
    <w:rsid w:val="006F1298"/>
    <w:pPr>
      <w:spacing w:line="200" w:lineRule="exact"/>
    </w:pPr>
    <w:rPr>
      <w:rFonts w:ascii="Arial" w:hAnsi="Arial"/>
      <w:sz w:val="16"/>
      <w:szCs w:val="16"/>
    </w:rPr>
  </w:style>
  <w:style w:type="character" w:customStyle="1" w:styleId="LegaleseChar">
    <w:name w:val="Legalese Char"/>
    <w:basedOn w:val="DefaultParagraphFont"/>
    <w:link w:val="Legalese"/>
    <w:rsid w:val="004C013A"/>
    <w:rPr>
      <w:rFonts w:ascii="Arial" w:eastAsia="MS Mincho" w:hAnsi="Arial"/>
      <w:sz w:val="16"/>
      <w:szCs w:val="16"/>
      <w:lang w:val="en-US" w:eastAsia="ja-JP" w:bidi="ar-SA"/>
    </w:rPr>
  </w:style>
  <w:style w:type="paragraph" w:customStyle="1" w:styleId="Byline">
    <w:name w:val="Byline"/>
    <w:basedOn w:val="Normal"/>
    <w:link w:val="BylineChar"/>
    <w:semiHidden/>
    <w:rsid w:val="00BB3679"/>
    <w:pPr>
      <w:spacing w:line="220" w:lineRule="exact"/>
      <w:contextualSpacing/>
    </w:pPr>
    <w:rPr>
      <w:rFonts w:ascii="Arial" w:hAnsi="Arial" w:cs="Arial"/>
      <w:sz w:val="16"/>
      <w:szCs w:val="16"/>
    </w:rPr>
  </w:style>
  <w:style w:type="character" w:customStyle="1" w:styleId="BylineChar">
    <w:name w:val="Byline Char"/>
    <w:basedOn w:val="DefaultParagraphFont"/>
    <w:link w:val="Byline"/>
    <w:rsid w:val="00E2274B"/>
    <w:rPr>
      <w:rFonts w:ascii="Arial" w:eastAsia="MS Mincho" w:hAnsi="Arial" w:cs="Arial"/>
      <w:sz w:val="16"/>
      <w:szCs w:val="16"/>
      <w:lang w:val="en-US" w:eastAsia="ja-JP" w:bidi="ar-SA"/>
    </w:rPr>
  </w:style>
  <w:style w:type="paragraph" w:customStyle="1" w:styleId="DocumentTitle">
    <w:name w:val="Document Title"/>
    <w:next w:val="Byline"/>
    <w:qFormat/>
    <w:rsid w:val="00C963F0"/>
    <w:pPr>
      <w:spacing w:before="2880" w:after="360"/>
      <w:ind w:right="2160"/>
    </w:pPr>
    <w:rPr>
      <w:rFonts w:ascii="Arial" w:hAnsi="Arial" w:cs="Tahoma"/>
      <w:bCs/>
      <w:kern w:val="32"/>
      <w:sz w:val="36"/>
      <w:szCs w:val="36"/>
      <w:lang w:eastAsia="ja-JP"/>
    </w:rPr>
  </w:style>
  <w:style w:type="paragraph" w:customStyle="1" w:styleId="AbstractTitle">
    <w:name w:val="Abstract Title"/>
    <w:basedOn w:val="Heading3"/>
    <w:semiHidden/>
    <w:locked/>
    <w:rsid w:val="00AE5C23"/>
    <w:pPr>
      <w:pBdr>
        <w:top w:val="single" w:sz="4" w:space="4" w:color="auto"/>
      </w:pBdr>
      <w:spacing w:before="480"/>
    </w:pPr>
  </w:style>
  <w:style w:type="paragraph" w:customStyle="1" w:styleId="Abstract">
    <w:name w:val="Abstract"/>
    <w:basedOn w:val="Normal"/>
    <w:semiHidden/>
    <w:locked/>
    <w:rsid w:val="00AE5C23"/>
    <w:pPr>
      <w:pBdr>
        <w:bottom w:val="single" w:sz="4" w:space="6" w:color="auto"/>
      </w:pBdr>
    </w:pPr>
    <w:rPr>
      <w:rFonts w:ascii="Arial" w:hAnsi="Arial"/>
      <w:sz w:val="20"/>
    </w:rPr>
  </w:style>
  <w:style w:type="paragraph" w:styleId="TOC1">
    <w:name w:val="toc 1"/>
    <w:next w:val="Normal"/>
    <w:autoRedefine/>
    <w:uiPriority w:val="39"/>
    <w:rsid w:val="00815F50"/>
    <w:pPr>
      <w:tabs>
        <w:tab w:val="right" w:leader="dot" w:pos="8990"/>
      </w:tabs>
      <w:spacing w:before="120" w:after="120" w:line="300" w:lineRule="exact"/>
    </w:pPr>
    <w:rPr>
      <w:rFonts w:asciiTheme="minorHAnsi" w:hAnsiTheme="minorHAnsi"/>
      <w:b/>
      <w:bCs/>
      <w:caps/>
      <w:noProof/>
      <w:color w:val="000000" w:themeColor="text1"/>
      <w:lang w:eastAsia="ja-JP"/>
    </w:rPr>
  </w:style>
  <w:style w:type="paragraph" w:styleId="TOC3">
    <w:name w:val="toc 3"/>
    <w:next w:val="Normal"/>
    <w:autoRedefine/>
    <w:uiPriority w:val="39"/>
    <w:rsid w:val="00815F50"/>
    <w:pPr>
      <w:spacing w:line="300" w:lineRule="exact"/>
      <w:ind w:left="440"/>
    </w:pPr>
    <w:rPr>
      <w:rFonts w:asciiTheme="minorHAnsi" w:hAnsiTheme="minorHAnsi"/>
      <w:i/>
      <w:iCs/>
      <w:lang w:eastAsia="ja-JP"/>
    </w:rPr>
  </w:style>
  <w:style w:type="paragraph" w:styleId="TOC2">
    <w:name w:val="toc 2"/>
    <w:next w:val="Normal"/>
    <w:autoRedefine/>
    <w:uiPriority w:val="39"/>
    <w:rsid w:val="00815F50"/>
    <w:pPr>
      <w:spacing w:line="300" w:lineRule="exact"/>
      <w:ind w:left="220"/>
    </w:pPr>
    <w:rPr>
      <w:rFonts w:asciiTheme="minorHAnsi" w:hAnsiTheme="minorHAnsi"/>
      <w:smallCaps/>
      <w:lang w:eastAsia="ja-JP"/>
    </w:rPr>
  </w:style>
  <w:style w:type="character" w:styleId="Hyperlink">
    <w:name w:val="Hyperlink"/>
    <w:basedOn w:val="DefaultParagraphFont"/>
    <w:uiPriority w:val="99"/>
    <w:qFormat/>
    <w:rsid w:val="005D7BD9"/>
    <w:rPr>
      <w:color w:val="0000FF"/>
      <w:u w:val="none"/>
    </w:rPr>
  </w:style>
  <w:style w:type="paragraph" w:customStyle="1" w:styleId="Contents">
    <w:name w:val="Contents"/>
    <w:semiHidden/>
    <w:locked/>
    <w:rsid w:val="007969F8"/>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0" w:right="2340"/>
    </w:pPr>
    <w:rPr>
      <w:rFonts w:ascii="Arial" w:hAnsi="Arial" w:cs="Tahoma"/>
      <w:b/>
      <w:bCs/>
      <w:kern w:val="32"/>
      <w:lang w:eastAsia="ja-JP"/>
    </w:rPr>
  </w:style>
  <w:style w:type="paragraph" w:styleId="Header">
    <w:name w:val="header"/>
    <w:basedOn w:val="Normal"/>
    <w:locked/>
    <w:rsid w:val="006F1298"/>
    <w:pPr>
      <w:pBdr>
        <w:bottom w:val="single" w:sz="4" w:space="1" w:color="auto"/>
      </w:pBdr>
      <w:tabs>
        <w:tab w:val="right" w:pos="7920"/>
        <w:tab w:val="right" w:pos="8640"/>
      </w:tabs>
      <w:ind w:left="0"/>
    </w:pPr>
    <w:rPr>
      <w:rFonts w:ascii="Arial" w:hAnsi="Arial"/>
      <w:b/>
      <w:noProof/>
      <w:sz w:val="16"/>
    </w:rPr>
  </w:style>
  <w:style w:type="paragraph" w:styleId="Footer">
    <w:name w:val="footer"/>
    <w:basedOn w:val="Normal"/>
    <w:link w:val="FooterChar"/>
    <w:rsid w:val="003525D3"/>
    <w:pPr>
      <w:tabs>
        <w:tab w:val="center" w:pos="4320"/>
        <w:tab w:val="right" w:pos="8640"/>
      </w:tabs>
    </w:pPr>
  </w:style>
  <w:style w:type="character" w:styleId="PageNumber">
    <w:name w:val="page number"/>
    <w:basedOn w:val="DefaultParagraphFont"/>
    <w:locked/>
    <w:rsid w:val="00922691"/>
  </w:style>
  <w:style w:type="paragraph" w:customStyle="1" w:styleId="LogoMod">
    <w:name w:val="Logo_Mod"/>
    <w:basedOn w:val="Normal"/>
    <w:semiHidden/>
    <w:locked/>
    <w:rsid w:val="006F1298"/>
    <w:pPr>
      <w:framePr w:w="4626" w:h="1726" w:hRule="exact" w:hSpace="187" w:wrap="around" w:vAnchor="page" w:hAnchor="page" w:x="849" w:y="721" w:anchorLock="1"/>
      <w:spacing w:after="160" w:line="240" w:lineRule="atLeast"/>
      <w:ind w:left="0"/>
    </w:pPr>
    <w:rPr>
      <w:rFonts w:eastAsia="Times New Roman"/>
      <w:sz w:val="21"/>
      <w:szCs w:val="20"/>
      <w:lang w:eastAsia="en-US"/>
    </w:rPr>
  </w:style>
  <w:style w:type="paragraph" w:customStyle="1" w:styleId="Lb1">
    <w:name w:val="Lb1"/>
    <w:aliases w:val="List Bullet1,List Bnormalllet1,List BnormallleLab 3: Characterizing and Analyzing DHCP Traffict1"/>
    <w:basedOn w:val="Normal"/>
    <w:qFormat/>
    <w:rsid w:val="00E12189"/>
    <w:pPr>
      <w:numPr>
        <w:numId w:val="5"/>
      </w:numPr>
      <w:tabs>
        <w:tab w:val="left" w:pos="720"/>
      </w:tabs>
      <w:spacing w:after="60"/>
    </w:pPr>
  </w:style>
  <w:style w:type="paragraph" w:customStyle="1" w:styleId="Lb2">
    <w:name w:val="Lb2"/>
    <w:basedOn w:val="Normal"/>
    <w:qFormat/>
    <w:rsid w:val="00CE4105"/>
    <w:pPr>
      <w:numPr>
        <w:numId w:val="4"/>
      </w:numPr>
    </w:pPr>
  </w:style>
  <w:style w:type="paragraph" w:customStyle="1" w:styleId="CodeNumbered">
    <w:name w:val="Code Numbered"/>
    <w:basedOn w:val="Code"/>
    <w:locked/>
    <w:rsid w:val="004E4BB2"/>
    <w:pPr>
      <w:numPr>
        <w:numId w:val="7"/>
      </w:numPr>
      <w:ind w:left="1080" w:hanging="360"/>
    </w:pPr>
  </w:style>
  <w:style w:type="paragraph" w:customStyle="1" w:styleId="Code">
    <w:name w:val="Code"/>
    <w:basedOn w:val="Normal"/>
    <w:qFormat/>
    <w:rsid w:val="00895DB6"/>
    <w:pPr>
      <w:shd w:val="clear" w:color="auto" w:fill="E6E6E6"/>
      <w:spacing w:before="180" w:line="220" w:lineRule="exact"/>
      <w:contextualSpacing/>
    </w:pPr>
    <w:rPr>
      <w:rFonts w:ascii="Lucida Sans Typewriter" w:hAnsi="Lucida Sans Typewriter"/>
      <w:sz w:val="16"/>
      <w:szCs w:val="16"/>
    </w:rPr>
  </w:style>
  <w:style w:type="paragraph" w:customStyle="1" w:styleId="Note">
    <w:name w:val="Note"/>
    <w:qFormat/>
    <w:rsid w:val="00EE4D0A"/>
    <w:pPr>
      <w:pBdr>
        <w:top w:val="single" w:sz="12" w:space="4" w:color="auto"/>
        <w:left w:val="single" w:sz="12" w:space="6" w:color="auto"/>
        <w:bottom w:val="single" w:sz="12" w:space="4" w:color="auto"/>
        <w:right w:val="single" w:sz="12" w:space="6" w:color="auto"/>
      </w:pBdr>
      <w:shd w:val="clear" w:color="auto" w:fill="C9E9FF"/>
      <w:spacing w:before="240" w:after="240"/>
      <w:ind w:left="1080" w:right="187"/>
    </w:pPr>
    <w:rPr>
      <w:rFonts w:ascii="Arial" w:hAnsi="Arial" w:cs="Tahoma"/>
      <w:bCs/>
      <w:kern w:val="32"/>
      <w:lang w:eastAsia="ja-JP"/>
    </w:rPr>
  </w:style>
  <w:style w:type="paragraph" w:customStyle="1" w:styleId="Art">
    <w:name w:val="Art"/>
    <w:basedOn w:val="Normal"/>
    <w:qFormat/>
    <w:rsid w:val="00C9555A"/>
    <w:pPr>
      <w:pBdr>
        <w:bottom w:val="single" w:sz="8" w:space="6" w:color="808080"/>
      </w:pBdr>
      <w:spacing w:line="240" w:lineRule="auto"/>
      <w:ind w:left="864" w:hanging="144"/>
      <w:jc w:val="center"/>
    </w:pPr>
  </w:style>
  <w:style w:type="table" w:styleId="TableGrid">
    <w:name w:val="Table Grid"/>
    <w:basedOn w:val="TableNormal"/>
    <w:semiHidden/>
    <w:locked/>
    <w:rsid w:val="00276429"/>
    <w:pPr>
      <w:spacing w:after="120" w:line="300" w:lineRule="exact"/>
      <w:ind w:lef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1A11C8"/>
    <w:pPr>
      <w:spacing w:before="40" w:after="60" w:line="220" w:lineRule="exact"/>
      <w:ind w:left="72"/>
    </w:pPr>
    <w:rPr>
      <w:rFonts w:ascii="Arial" w:hAnsi="Arial"/>
      <w:sz w:val="18"/>
      <w:szCs w:val="18"/>
    </w:rPr>
  </w:style>
  <w:style w:type="paragraph" w:customStyle="1" w:styleId="TableTitle">
    <w:name w:val="Table Title"/>
    <w:basedOn w:val="Heading5W"/>
    <w:qFormat/>
    <w:rsid w:val="00B5383E"/>
  </w:style>
  <w:style w:type="paragraph" w:customStyle="1" w:styleId="TableHead">
    <w:name w:val="Table Head"/>
    <w:basedOn w:val="Normal"/>
    <w:qFormat/>
    <w:rsid w:val="001A11C8"/>
    <w:pPr>
      <w:suppressAutoHyphens/>
      <w:spacing w:before="40" w:after="40" w:line="220" w:lineRule="exact"/>
      <w:ind w:left="72"/>
    </w:pPr>
    <w:rPr>
      <w:rFonts w:ascii="Arial" w:hAnsi="Arial"/>
      <w:b/>
      <w:sz w:val="18"/>
      <w:szCs w:val="18"/>
    </w:rPr>
  </w:style>
  <w:style w:type="paragraph" w:customStyle="1" w:styleId="Lp1">
    <w:name w:val="Lp1"/>
    <w:basedOn w:val="Normal"/>
    <w:qFormat/>
    <w:rsid w:val="006F1298"/>
    <w:pPr>
      <w:ind w:left="1080"/>
    </w:pPr>
  </w:style>
  <w:style w:type="paragraph" w:customStyle="1" w:styleId="Lp2">
    <w:name w:val="Lp2"/>
    <w:basedOn w:val="Normal"/>
    <w:qFormat/>
    <w:rsid w:val="009A2B18"/>
    <w:pPr>
      <w:ind w:left="1440"/>
    </w:pPr>
  </w:style>
  <w:style w:type="paragraph" w:customStyle="1" w:styleId="Ln1">
    <w:name w:val="Ln1"/>
    <w:basedOn w:val="Normal"/>
    <w:qFormat/>
    <w:rsid w:val="00CA0AB7"/>
    <w:pPr>
      <w:numPr>
        <w:numId w:val="13"/>
      </w:numPr>
    </w:pPr>
  </w:style>
  <w:style w:type="table" w:customStyle="1" w:styleId="TableILT">
    <w:name w:val="Table ILT"/>
    <w:basedOn w:val="TableNormal"/>
    <w:rsid w:val="005B3606"/>
    <w:rPr>
      <w:rFonts w:ascii="Arial" w:hAnsi="Arial"/>
      <w:sz w:val="18"/>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qFormat/>
    <w:rsid w:val="00963703"/>
    <w:pPr>
      <w:spacing w:before="0" w:after="0"/>
      <w:ind w:left="240"/>
    </w:pPr>
    <w:rPr>
      <w:sz w:val="18"/>
    </w:rPr>
  </w:style>
  <w:style w:type="paragraph" w:customStyle="1" w:styleId="TableImage">
    <w:name w:val="Table Image"/>
    <w:basedOn w:val="TableBody"/>
    <w:qFormat/>
    <w:rsid w:val="00963703"/>
    <w:pPr>
      <w:spacing w:line="240" w:lineRule="auto"/>
      <w:ind w:left="67"/>
    </w:pPr>
  </w:style>
  <w:style w:type="paragraph" w:customStyle="1" w:styleId="TableLn1">
    <w:name w:val="Table Ln1"/>
    <w:basedOn w:val="TableBody"/>
    <w:qFormat/>
    <w:rsid w:val="00FF419C"/>
    <w:pPr>
      <w:numPr>
        <w:numId w:val="10"/>
      </w:numPr>
      <w:ind w:left="432"/>
    </w:pPr>
  </w:style>
  <w:style w:type="paragraph" w:customStyle="1" w:styleId="Lb3">
    <w:name w:val="Lb3"/>
    <w:basedOn w:val="Normal"/>
    <w:qFormat/>
    <w:rsid w:val="001A11C8"/>
    <w:pPr>
      <w:numPr>
        <w:ilvl w:val="1"/>
        <w:numId w:val="8"/>
      </w:numPr>
      <w:tabs>
        <w:tab w:val="clear" w:pos="2520"/>
        <w:tab w:val="num" w:pos="1800"/>
      </w:tabs>
      <w:ind w:left="1800"/>
    </w:pPr>
  </w:style>
  <w:style w:type="character" w:styleId="HTMLSample">
    <w:name w:val="HTML Sample"/>
    <w:basedOn w:val="DefaultParagraphFont"/>
    <w:semiHidden/>
    <w:locked/>
    <w:rsid w:val="00FB6D7A"/>
    <w:rPr>
      <w:rFonts w:ascii="Courier New" w:hAnsi="Courier New" w:cs="Courier New"/>
    </w:rPr>
  </w:style>
  <w:style w:type="paragraph" w:styleId="HTMLPreformatted">
    <w:name w:val="HTML Preformatted"/>
    <w:basedOn w:val="Normal"/>
    <w:semiHidden/>
    <w:locked/>
    <w:rsid w:val="00FB6D7A"/>
    <w:rPr>
      <w:rFonts w:ascii="Courier New" w:hAnsi="Courier New" w:cs="Courier New"/>
      <w:sz w:val="20"/>
      <w:szCs w:val="20"/>
    </w:rPr>
  </w:style>
  <w:style w:type="paragraph" w:customStyle="1" w:styleId="Answer">
    <w:name w:val="Answer"/>
    <w:basedOn w:val="Normal"/>
    <w:next w:val="Normal"/>
    <w:rsid w:val="00403842"/>
  </w:style>
  <w:style w:type="paragraph" w:customStyle="1" w:styleId="ArtInFrame">
    <w:name w:val="ArtInFrame"/>
    <w:basedOn w:val="Art"/>
    <w:semiHidden/>
    <w:locked/>
    <w:rsid w:val="006F1298"/>
    <w:pPr>
      <w:framePr w:hSpace="180" w:vSpace="180" w:wrap="around" w:vAnchor="page" w:hAnchor="page" w:x="577" w:y="9073"/>
      <w:pBdr>
        <w:bottom w:val="none" w:sz="0" w:space="0" w:color="auto"/>
      </w:pBdr>
      <w:tabs>
        <w:tab w:val="left" w:pos="0"/>
        <w:tab w:val="left" w:pos="300"/>
      </w:tabs>
      <w:spacing w:after="0"/>
      <w:ind w:left="0"/>
      <w:jc w:val="left"/>
    </w:pPr>
    <w:rPr>
      <w:rFonts w:eastAsia="Times New Roman"/>
      <w:b/>
      <w:vanish/>
      <w:sz w:val="21"/>
      <w:szCs w:val="20"/>
      <w:lang w:eastAsia="en-US"/>
    </w:rPr>
  </w:style>
  <w:style w:type="character" w:customStyle="1" w:styleId="Hidden">
    <w:name w:val="Hidden"/>
    <w:qFormat/>
    <w:rsid w:val="00E12189"/>
    <w:rPr>
      <w:vanish/>
      <w:color w:val="FF0000"/>
    </w:rPr>
  </w:style>
  <w:style w:type="paragraph" w:customStyle="1" w:styleId="Procedureheading">
    <w:name w:val="Procedure heading"/>
    <w:basedOn w:val="Heading4"/>
    <w:next w:val="Ln1"/>
    <w:qFormat/>
    <w:rsid w:val="004F5C91"/>
    <w:pPr>
      <w:tabs>
        <w:tab w:val="num" w:pos="720"/>
      </w:tabs>
      <w:ind w:hanging="540"/>
    </w:pPr>
  </w:style>
  <w:style w:type="paragraph" w:customStyle="1" w:styleId="TaskSumHead">
    <w:name w:val="TaskSum Head"/>
    <w:basedOn w:val="Normal"/>
    <w:locked/>
    <w:rsid w:val="00EB7618"/>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after="0" w:line="200" w:lineRule="exact"/>
      <w:ind w:left="0"/>
    </w:pPr>
    <w:rPr>
      <w:rFonts w:ascii="Arial Narrow" w:hAnsi="Arial Narrow" w:cs="Arial"/>
      <w:b/>
      <w:sz w:val="18"/>
      <w:szCs w:val="18"/>
    </w:rPr>
  </w:style>
  <w:style w:type="paragraph" w:customStyle="1" w:styleId="TaskSumPara">
    <w:name w:val="TaskSum Para"/>
    <w:basedOn w:val="Normal"/>
    <w:locked/>
    <w:rsid w:val="00EB7618"/>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after="60" w:line="200" w:lineRule="exact"/>
      <w:ind w:left="0"/>
    </w:pPr>
    <w:rPr>
      <w:rFonts w:ascii="Arial Narrow" w:hAnsi="Arial Narrow"/>
      <w:sz w:val="18"/>
      <w:szCs w:val="18"/>
    </w:rPr>
  </w:style>
  <w:style w:type="character" w:customStyle="1" w:styleId="NotePrefix">
    <w:name w:val="Note Prefix"/>
    <w:basedOn w:val="DefaultParagraphFont"/>
    <w:qFormat/>
    <w:rsid w:val="006F1298"/>
    <w:rPr>
      <w:b/>
    </w:rPr>
  </w:style>
  <w:style w:type="paragraph" w:customStyle="1" w:styleId="Checklist">
    <w:name w:val="Checklist"/>
    <w:basedOn w:val="Normal"/>
    <w:qFormat/>
    <w:rsid w:val="006459EE"/>
    <w:pPr>
      <w:numPr>
        <w:numId w:val="1"/>
      </w:numPr>
      <w:tabs>
        <w:tab w:val="clear" w:pos="1080"/>
        <w:tab w:val="left" w:pos="720"/>
      </w:tabs>
      <w:spacing w:after="60"/>
    </w:pPr>
  </w:style>
  <w:style w:type="paragraph" w:styleId="DocumentMap">
    <w:name w:val="Document Map"/>
    <w:basedOn w:val="Normal"/>
    <w:semiHidden/>
    <w:locked/>
    <w:rsid w:val="002F0C47"/>
    <w:pPr>
      <w:shd w:val="clear" w:color="auto" w:fill="000080"/>
    </w:pPr>
    <w:rPr>
      <w:rFonts w:ascii="Tahoma" w:hAnsi="Tahoma" w:cs="Tahoma"/>
      <w:sz w:val="20"/>
      <w:szCs w:val="20"/>
    </w:rPr>
  </w:style>
  <w:style w:type="character" w:styleId="Strong">
    <w:name w:val="Strong"/>
    <w:basedOn w:val="DefaultParagraphFont"/>
    <w:locked/>
    <w:rsid w:val="00EE4D0A"/>
    <w:rPr>
      <w:b/>
      <w:bCs/>
    </w:rPr>
  </w:style>
  <w:style w:type="character" w:styleId="Emphasis">
    <w:name w:val="Emphasis"/>
    <w:basedOn w:val="DefaultParagraphFont"/>
    <w:locked/>
    <w:rsid w:val="00EE4D0A"/>
    <w:rPr>
      <w:i/>
      <w:iCs/>
    </w:rPr>
  </w:style>
  <w:style w:type="paragraph" w:customStyle="1" w:styleId="Question">
    <w:name w:val="Question"/>
    <w:basedOn w:val="Normal"/>
    <w:next w:val="Answer"/>
    <w:rsid w:val="00680871"/>
  </w:style>
  <w:style w:type="character" w:styleId="CommentReference">
    <w:name w:val="annotation reference"/>
    <w:basedOn w:val="DefaultParagraphFont"/>
    <w:semiHidden/>
    <w:locked/>
    <w:rsid w:val="001F34B1"/>
    <w:rPr>
      <w:sz w:val="16"/>
      <w:szCs w:val="16"/>
    </w:rPr>
  </w:style>
  <w:style w:type="paragraph" w:customStyle="1" w:styleId="TableLb1">
    <w:name w:val="Table Lb1"/>
    <w:basedOn w:val="TableBody"/>
    <w:qFormat/>
    <w:rsid w:val="00FF419C"/>
    <w:pPr>
      <w:numPr>
        <w:numId w:val="3"/>
      </w:numPr>
      <w:tabs>
        <w:tab w:val="clear" w:pos="360"/>
      </w:tabs>
      <w:ind w:left="432"/>
    </w:pPr>
  </w:style>
  <w:style w:type="paragraph" w:customStyle="1" w:styleId="TableLb2">
    <w:name w:val="Table Lb2"/>
    <w:basedOn w:val="TableLb1"/>
    <w:qFormat/>
    <w:rsid w:val="00FF419C"/>
    <w:pPr>
      <w:numPr>
        <w:numId w:val="2"/>
      </w:numPr>
      <w:tabs>
        <w:tab w:val="clear" w:pos="744"/>
      </w:tabs>
      <w:ind w:left="792"/>
    </w:pPr>
  </w:style>
  <w:style w:type="paragraph" w:styleId="CommentText">
    <w:name w:val="annotation text"/>
    <w:basedOn w:val="Normal"/>
    <w:semiHidden/>
    <w:locked/>
    <w:rsid w:val="001F34B1"/>
    <w:rPr>
      <w:sz w:val="20"/>
      <w:szCs w:val="20"/>
    </w:rPr>
  </w:style>
  <w:style w:type="paragraph" w:customStyle="1" w:styleId="TableLn2">
    <w:name w:val="Table Ln2"/>
    <w:basedOn w:val="TableBody"/>
    <w:qFormat/>
    <w:rsid w:val="00FF419C"/>
    <w:pPr>
      <w:numPr>
        <w:numId w:val="11"/>
      </w:numPr>
      <w:ind w:left="792"/>
    </w:pPr>
  </w:style>
  <w:style w:type="paragraph" w:customStyle="1" w:styleId="Ln2">
    <w:name w:val="Ln2"/>
    <w:basedOn w:val="Ln1"/>
    <w:qFormat/>
    <w:rsid w:val="00744161"/>
    <w:pPr>
      <w:numPr>
        <w:numId w:val="9"/>
      </w:numPr>
    </w:pPr>
  </w:style>
  <w:style w:type="paragraph" w:customStyle="1" w:styleId="Ln3">
    <w:name w:val="Ln3"/>
    <w:basedOn w:val="Normal"/>
    <w:qFormat/>
    <w:rsid w:val="00744161"/>
    <w:pPr>
      <w:numPr>
        <w:numId w:val="6"/>
      </w:numPr>
    </w:pPr>
  </w:style>
  <w:style w:type="paragraph" w:customStyle="1" w:styleId="Lp3">
    <w:name w:val="Lp3"/>
    <w:basedOn w:val="Normal"/>
    <w:qFormat/>
    <w:rsid w:val="00BC4735"/>
    <w:pPr>
      <w:ind w:left="1800"/>
    </w:pPr>
  </w:style>
  <w:style w:type="paragraph" w:customStyle="1" w:styleId="Pb">
    <w:name w:val="Pb"/>
    <w:next w:val="Normal"/>
    <w:qFormat/>
    <w:rsid w:val="00441A75"/>
    <w:pPr>
      <w:keepNext/>
      <w:pageBreakBefore/>
      <w:framePr w:hSpace="180" w:wrap="around" w:vAnchor="text" w:hAnchor="page" w:y="1"/>
      <w:spacing w:line="80" w:lineRule="exact"/>
      <w:ind w:left="-280"/>
    </w:pPr>
    <w:rPr>
      <w:rFonts w:eastAsia="Times New Roman"/>
      <w:sz w:val="12"/>
    </w:rPr>
  </w:style>
  <w:style w:type="paragraph" w:customStyle="1" w:styleId="Le">
    <w:name w:val="Le"/>
    <w:next w:val="Normal"/>
    <w:qFormat/>
    <w:rsid w:val="00441A75"/>
    <w:pPr>
      <w:spacing w:line="160" w:lineRule="exact"/>
      <w:jc w:val="right"/>
    </w:pPr>
    <w:rPr>
      <w:rFonts w:eastAsia="Times New Roman"/>
      <w:sz w:val="16"/>
    </w:rPr>
  </w:style>
  <w:style w:type="paragraph" w:styleId="CommentSubject">
    <w:name w:val="annotation subject"/>
    <w:basedOn w:val="CommentText"/>
    <w:next w:val="CommentText"/>
    <w:semiHidden/>
    <w:locked/>
    <w:rsid w:val="001F34B1"/>
    <w:rPr>
      <w:b/>
      <w:bCs/>
    </w:rPr>
  </w:style>
  <w:style w:type="paragraph" w:styleId="ListBullet3">
    <w:name w:val="List Bullet 3"/>
    <w:basedOn w:val="Normal"/>
    <w:semiHidden/>
    <w:locked/>
    <w:rsid w:val="00BA72CE"/>
    <w:pPr>
      <w:tabs>
        <w:tab w:val="num" w:pos="1080"/>
      </w:tabs>
      <w:ind w:left="1080" w:hanging="360"/>
    </w:pPr>
  </w:style>
  <w:style w:type="table" w:customStyle="1" w:styleId="TableILT2-ColLab">
    <w:name w:val="Table ILT 2-Col Lab"/>
    <w:basedOn w:val="TableNormal"/>
    <w:rsid w:val="005B3606"/>
    <w:pPr>
      <w:ind w:left="864"/>
    </w:pPr>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5B3606"/>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5B3606"/>
    <w:rPr>
      <w:rFonts w:ascii="Arial" w:hAnsi="Arial"/>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CodeCharacter">
    <w:name w:val="Code Character"/>
    <w:basedOn w:val="DefaultParagraphFont"/>
    <w:locked/>
    <w:rsid w:val="005B3606"/>
    <w:rPr>
      <w:rFonts w:ascii="Lucida Sans Typewriter" w:hAnsi="Lucida Sans Typewriter"/>
      <w:dstrike w:val="0"/>
      <w:sz w:val="16"/>
      <w:szCs w:val="16"/>
      <w:vertAlign w:val="baseline"/>
    </w:rPr>
  </w:style>
  <w:style w:type="character" w:customStyle="1" w:styleId="Italicsbold">
    <w:name w:val="Italics bold"/>
    <w:basedOn w:val="DefaultParagraphFont"/>
    <w:qFormat/>
    <w:rsid w:val="005B3606"/>
    <w:rPr>
      <w:b/>
      <w:i/>
    </w:rPr>
  </w:style>
  <w:style w:type="character" w:customStyle="1" w:styleId="Underline">
    <w:name w:val="Underline"/>
    <w:qFormat/>
    <w:rsid w:val="005B3606"/>
    <w:rPr>
      <w:dstrike w:val="0"/>
      <w:u w:val="single"/>
      <w:vertAlign w:val="baseline"/>
    </w:rPr>
  </w:style>
  <w:style w:type="character" w:customStyle="1" w:styleId="HiddenStrong">
    <w:name w:val="Hidden Strong"/>
    <w:basedOn w:val="Strong"/>
    <w:locked/>
    <w:rsid w:val="005B3606"/>
    <w:rPr>
      <w:b/>
      <w:bCs/>
      <w:vanish/>
      <w:color w:val="FF0000"/>
    </w:rPr>
  </w:style>
  <w:style w:type="paragraph" w:customStyle="1" w:styleId="Version">
    <w:name w:val="Version"/>
    <w:basedOn w:val="Normal"/>
    <w:locked/>
    <w:rsid w:val="005B3606"/>
    <w:rPr>
      <w:color w:val="FFFFFF"/>
    </w:rPr>
  </w:style>
  <w:style w:type="character" w:customStyle="1" w:styleId="Placeholder">
    <w:name w:val="Placeholder"/>
    <w:basedOn w:val="DefaultParagraphFont"/>
    <w:locked/>
    <w:rsid w:val="005B3606"/>
    <w:rPr>
      <w:color w:val="0000FF"/>
    </w:rPr>
  </w:style>
  <w:style w:type="paragraph" w:customStyle="1" w:styleId="DocumentTitleSecond">
    <w:name w:val="Document Title Second"/>
    <w:basedOn w:val="Normal"/>
    <w:next w:val="Normal"/>
    <w:qFormat/>
    <w:rsid w:val="005B3606"/>
    <w:pPr>
      <w:spacing w:before="360" w:after="360" w:line="240" w:lineRule="auto"/>
      <w:ind w:left="0" w:right="2160"/>
    </w:pPr>
    <w:rPr>
      <w:rFonts w:ascii="Arial" w:hAnsi="Arial" w:cs="Tahoma"/>
      <w:bCs/>
      <w:kern w:val="32"/>
      <w:sz w:val="36"/>
      <w:szCs w:val="36"/>
    </w:rPr>
  </w:style>
  <w:style w:type="paragraph" w:customStyle="1" w:styleId="Graphic">
    <w:name w:val="Graphic"/>
    <w:basedOn w:val="Art"/>
    <w:qFormat/>
    <w:rsid w:val="004A3C2F"/>
    <w:pPr>
      <w:pBdr>
        <w:bottom w:val="none" w:sz="0" w:space="0" w:color="auto"/>
      </w:pBdr>
    </w:pPr>
  </w:style>
  <w:style w:type="paragraph" w:customStyle="1" w:styleId="Heading5W">
    <w:name w:val="Heading 5 W+"/>
    <w:basedOn w:val="Normal"/>
    <w:next w:val="Normal"/>
    <w:qFormat/>
    <w:rsid w:val="00744161"/>
    <w:pPr>
      <w:keepNext/>
      <w:keepLines/>
      <w:suppressAutoHyphens/>
      <w:spacing w:before="60" w:after="0"/>
      <w:outlineLvl w:val="4"/>
    </w:pPr>
    <w:rPr>
      <w:rFonts w:ascii="Arial" w:hAnsi="Arial" w:cs="Arial"/>
      <w:b/>
      <w:sz w:val="21"/>
    </w:rPr>
  </w:style>
  <w:style w:type="character" w:customStyle="1" w:styleId="FooterChar">
    <w:name w:val="Footer Char"/>
    <w:basedOn w:val="DefaultParagraphFont"/>
    <w:link w:val="Footer"/>
    <w:rsid w:val="00DA1FD7"/>
    <w:rPr>
      <w:sz w:val="22"/>
      <w:szCs w:val="22"/>
      <w:lang w:eastAsia="ja-JP"/>
    </w:rPr>
  </w:style>
  <w:style w:type="character" w:customStyle="1" w:styleId="Italics">
    <w:name w:val="Italics"/>
    <w:basedOn w:val="DefaultParagraphFont"/>
    <w:uiPriority w:val="1"/>
    <w:qFormat/>
    <w:rsid w:val="003F344A"/>
    <w:rPr>
      <w:i/>
    </w:rPr>
  </w:style>
  <w:style w:type="character" w:customStyle="1" w:styleId="Bold">
    <w:name w:val="Bold"/>
    <w:basedOn w:val="DefaultParagraphFont"/>
    <w:uiPriority w:val="1"/>
    <w:qFormat/>
    <w:rsid w:val="003F344A"/>
    <w:rPr>
      <w:b/>
    </w:rPr>
  </w:style>
  <w:style w:type="paragraph" w:customStyle="1" w:styleId="TableLp1">
    <w:name w:val="Table Lp1"/>
    <w:basedOn w:val="TableBody"/>
    <w:qFormat/>
    <w:rsid w:val="0002575E"/>
    <w:pPr>
      <w:ind w:left="432"/>
    </w:pPr>
  </w:style>
  <w:style w:type="paragraph" w:customStyle="1" w:styleId="TableLp2">
    <w:name w:val="Table Lp2"/>
    <w:basedOn w:val="TableBody"/>
    <w:qFormat/>
    <w:rsid w:val="0002575E"/>
    <w:pPr>
      <w:ind w:left="792"/>
    </w:pPr>
  </w:style>
  <w:style w:type="table" w:customStyle="1" w:styleId="WTable">
    <w:name w:val="W+ Table"/>
    <w:basedOn w:val="TableNormal"/>
    <w:uiPriority w:val="99"/>
    <w:rsid w:val="00184CD6"/>
    <w:tblPr/>
  </w:style>
  <w:style w:type="table" w:styleId="ColorfulList-Accent5">
    <w:name w:val="Colorful List Accent 5"/>
    <w:basedOn w:val="TableNormal"/>
    <w:uiPriority w:val="72"/>
    <w:locked/>
    <w:rsid w:val="00DC252C"/>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6">
    <w:name w:val="Colorful Shading Accent 6"/>
    <w:basedOn w:val="TableNormal"/>
    <w:uiPriority w:val="71"/>
    <w:locked/>
    <w:rsid w:val="00DC252C"/>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locked/>
    <w:rsid w:val="00DC252C"/>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ableList4">
    <w:name w:val="Table List 4"/>
    <w:basedOn w:val="TableNormal"/>
    <w:locked/>
    <w:rsid w:val="00DC252C"/>
    <w:pPr>
      <w:spacing w:after="120" w:line="300" w:lineRule="exact"/>
      <w:ind w:lef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Web3">
    <w:name w:val="Table Web 3"/>
    <w:basedOn w:val="TableNormal"/>
    <w:locked/>
    <w:rsid w:val="00DC252C"/>
    <w:pPr>
      <w:spacing w:after="120" w:line="300" w:lineRule="exact"/>
      <w:ind w:lef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semiHidden/>
    <w:unhideWhenUsed/>
    <w:qFormat/>
    <w:rsid w:val="00E00E22"/>
    <w:pPr>
      <w:suppressAutoHyphens w:val="0"/>
      <w:snapToGrid/>
      <w:spacing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TOC4">
    <w:name w:val="toc 4"/>
    <w:basedOn w:val="Normal"/>
    <w:next w:val="Normal"/>
    <w:autoRedefine/>
    <w:rsid w:val="00815F50"/>
    <w:pPr>
      <w:spacing w:after="0"/>
      <w:ind w:left="660"/>
    </w:pPr>
    <w:rPr>
      <w:rFonts w:asciiTheme="minorHAnsi" w:hAnsiTheme="minorHAnsi"/>
      <w:sz w:val="18"/>
      <w:szCs w:val="18"/>
    </w:rPr>
  </w:style>
  <w:style w:type="paragraph" w:styleId="TOC5">
    <w:name w:val="toc 5"/>
    <w:basedOn w:val="Normal"/>
    <w:next w:val="Normal"/>
    <w:autoRedefine/>
    <w:uiPriority w:val="39"/>
    <w:locked/>
    <w:rsid w:val="00E00E22"/>
    <w:pPr>
      <w:spacing w:after="0"/>
      <w:ind w:left="880"/>
    </w:pPr>
    <w:rPr>
      <w:rFonts w:asciiTheme="minorHAnsi" w:hAnsiTheme="minorHAnsi"/>
      <w:sz w:val="20"/>
      <w:szCs w:val="20"/>
    </w:rPr>
  </w:style>
  <w:style w:type="paragraph" w:styleId="TOC6">
    <w:name w:val="toc 6"/>
    <w:basedOn w:val="Normal"/>
    <w:next w:val="Normal"/>
    <w:autoRedefine/>
    <w:locked/>
    <w:rsid w:val="00E00E22"/>
    <w:pPr>
      <w:spacing w:after="0"/>
      <w:ind w:left="1100"/>
    </w:pPr>
    <w:rPr>
      <w:rFonts w:asciiTheme="minorHAnsi" w:hAnsiTheme="minorHAnsi"/>
      <w:sz w:val="20"/>
      <w:szCs w:val="20"/>
    </w:rPr>
  </w:style>
  <w:style w:type="paragraph" w:styleId="TOC7">
    <w:name w:val="toc 7"/>
    <w:basedOn w:val="Normal"/>
    <w:next w:val="Normal"/>
    <w:autoRedefine/>
    <w:locked/>
    <w:rsid w:val="00E00E22"/>
    <w:pPr>
      <w:spacing w:after="0"/>
      <w:ind w:left="1320"/>
    </w:pPr>
    <w:rPr>
      <w:rFonts w:asciiTheme="minorHAnsi" w:hAnsiTheme="minorHAnsi"/>
      <w:sz w:val="20"/>
      <w:szCs w:val="20"/>
    </w:rPr>
  </w:style>
  <w:style w:type="paragraph" w:styleId="TOC8">
    <w:name w:val="toc 8"/>
    <w:basedOn w:val="Normal"/>
    <w:next w:val="Normal"/>
    <w:autoRedefine/>
    <w:locked/>
    <w:rsid w:val="00E00E22"/>
    <w:pPr>
      <w:spacing w:after="0"/>
      <w:ind w:left="1540"/>
    </w:pPr>
    <w:rPr>
      <w:rFonts w:asciiTheme="minorHAnsi" w:hAnsiTheme="minorHAnsi"/>
      <w:sz w:val="20"/>
      <w:szCs w:val="20"/>
    </w:rPr>
  </w:style>
  <w:style w:type="paragraph" w:styleId="TOC9">
    <w:name w:val="toc 9"/>
    <w:basedOn w:val="Normal"/>
    <w:next w:val="Normal"/>
    <w:autoRedefine/>
    <w:locked/>
    <w:rsid w:val="00E00E22"/>
    <w:pPr>
      <w:spacing w:after="0"/>
      <w:ind w:left="1760"/>
    </w:pPr>
    <w:rPr>
      <w:rFonts w:asciiTheme="minorHAnsi" w:hAnsiTheme="minorHAnsi"/>
      <w:sz w:val="20"/>
      <w:szCs w:val="20"/>
    </w:rPr>
  </w:style>
  <w:style w:type="table" w:customStyle="1" w:styleId="LightList1">
    <w:name w:val="Light List1"/>
    <w:basedOn w:val="TableNormal"/>
    <w:uiPriority w:val="61"/>
    <w:rsid w:val="004120C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5Char">
    <w:name w:val="Heading 5 Char"/>
    <w:basedOn w:val="DefaultParagraphFont"/>
    <w:link w:val="Heading5"/>
    <w:rsid w:val="000A6C32"/>
    <w:rPr>
      <w:rFonts w:asciiTheme="majorHAnsi" w:eastAsiaTheme="majorEastAsia" w:hAnsiTheme="majorHAnsi" w:cstheme="majorBidi"/>
      <w:color w:val="243F60" w:themeColor="accent1" w:themeShade="7F"/>
      <w:sz w:val="22"/>
      <w:szCs w:val="22"/>
      <w:lang w:eastAsia="ja-JP"/>
    </w:rPr>
  </w:style>
  <w:style w:type="paragraph" w:customStyle="1" w:styleId="BookTitle1">
    <w:name w:val="Book Title 1"/>
    <w:basedOn w:val="Normal"/>
    <w:rsid w:val="003525D3"/>
    <w:pPr>
      <w:spacing w:before="120" w:line="480" w:lineRule="auto"/>
      <w:jc w:val="center"/>
    </w:pPr>
    <w:rPr>
      <w:rFonts w:ascii="Arial" w:eastAsia="Times New Roman" w:hAnsi="Arial"/>
      <w:b/>
      <w:bCs/>
      <w:color w:val="000000"/>
      <w:sz w:val="48"/>
      <w:szCs w:val="20"/>
    </w:rPr>
  </w:style>
  <w:style w:type="paragraph" w:customStyle="1" w:styleId="BookTitle2">
    <w:name w:val="Book Title 2"/>
    <w:basedOn w:val="Normal"/>
    <w:rsid w:val="003525D3"/>
    <w:pPr>
      <w:spacing w:before="120" w:line="480" w:lineRule="auto"/>
      <w:jc w:val="center"/>
    </w:pPr>
    <w:rPr>
      <w:rFonts w:ascii="Arial" w:eastAsia="Times New Roman" w:hAnsi="Arial"/>
      <w:i/>
      <w:iCs/>
      <w:color w:val="000000"/>
      <w:sz w:val="36"/>
      <w:szCs w:val="20"/>
    </w:rPr>
  </w:style>
  <w:style w:type="paragraph" w:customStyle="1" w:styleId="BookTitleHidden">
    <w:name w:val="Book Title Hidden"/>
    <w:basedOn w:val="Normal"/>
    <w:qFormat/>
    <w:rsid w:val="003525D3"/>
    <w:pPr>
      <w:spacing w:before="120" w:line="480" w:lineRule="auto"/>
      <w:jc w:val="center"/>
    </w:pPr>
    <w:rPr>
      <w:rFonts w:ascii="Arial" w:hAnsi="Arial" w:cs="Arial"/>
      <w:i/>
      <w:vanish/>
      <w:color w:val="FF0000"/>
      <w:sz w:val="36"/>
    </w:rPr>
  </w:style>
  <w:style w:type="paragraph" w:customStyle="1" w:styleId="BookTOCHeading">
    <w:name w:val="Book TOC Heading"/>
    <w:basedOn w:val="TOCHeading"/>
    <w:qFormat/>
    <w:rsid w:val="003525D3"/>
    <w:rPr>
      <w:rFonts w:ascii="Arial" w:hAnsi="Arial" w:cs="Arial"/>
      <w:color w:val="000000" w:themeColor="text1"/>
    </w:rPr>
  </w:style>
  <w:style w:type="paragraph" w:customStyle="1" w:styleId="HeaderOddPage">
    <w:name w:val="Header Odd Page"/>
    <w:basedOn w:val="Normal"/>
    <w:rsid w:val="003525D3"/>
    <w:pPr>
      <w:pBdr>
        <w:bottom w:val="single" w:sz="4" w:space="1" w:color="auto"/>
      </w:pBdr>
      <w:tabs>
        <w:tab w:val="right" w:pos="7920"/>
        <w:tab w:val="right" w:pos="8640"/>
      </w:tabs>
      <w:ind w:left="0"/>
      <w:jc w:val="right"/>
    </w:pPr>
    <w:rPr>
      <w:rFonts w:ascii="Arial" w:hAnsi="Arial" w:cs="Arial"/>
      <w:b/>
      <w:noProof/>
      <w:sz w:val="16"/>
    </w:rPr>
  </w:style>
  <w:style w:type="paragraph" w:customStyle="1" w:styleId="HeaderEvenPage">
    <w:name w:val="Header Even Page"/>
    <w:basedOn w:val="HeaderOddPage"/>
    <w:rsid w:val="003525D3"/>
    <w:pPr>
      <w:jc w:val="left"/>
    </w:pPr>
  </w:style>
  <w:style w:type="paragraph" w:styleId="ListParagraph">
    <w:name w:val="List Paragraph"/>
    <w:basedOn w:val="Normal"/>
    <w:uiPriority w:val="34"/>
    <w:qFormat/>
    <w:locked/>
    <w:rsid w:val="00DB0BD2"/>
    <w:pPr>
      <w:contextualSpacing/>
    </w:pPr>
  </w:style>
  <w:style w:type="paragraph" w:customStyle="1" w:styleId="BookVersion">
    <w:name w:val="Book Version"/>
    <w:basedOn w:val="Normal"/>
    <w:link w:val="BookVersionChar"/>
    <w:qFormat/>
    <w:rsid w:val="00FE1DB8"/>
    <w:pPr>
      <w:jc w:val="right"/>
    </w:pPr>
  </w:style>
  <w:style w:type="character" w:customStyle="1" w:styleId="BookVersionChar">
    <w:name w:val="Book Version Char"/>
    <w:basedOn w:val="DefaultParagraphFont"/>
    <w:link w:val="BookVersion"/>
    <w:rsid w:val="00FE1DB8"/>
    <w:rPr>
      <w:sz w:val="22"/>
      <w:szCs w:val="22"/>
      <w:lang w:eastAsia="ja-JP"/>
    </w:rPr>
  </w:style>
  <w:style w:type="character" w:customStyle="1" w:styleId="Superscript">
    <w:name w:val="Superscript"/>
    <w:basedOn w:val="DefaultParagraphFont"/>
    <w:uiPriority w:val="1"/>
    <w:qFormat/>
    <w:rsid w:val="00A23DC5"/>
    <w:rPr>
      <w:vertAlign w:val="superscript"/>
    </w:rPr>
  </w:style>
  <w:style w:type="paragraph" w:customStyle="1" w:styleId="AnswerLine">
    <w:name w:val="Answer Line"/>
    <w:basedOn w:val="Normal"/>
    <w:qFormat/>
    <w:rsid w:val="00403842"/>
    <w:pPr>
      <w:pBdr>
        <w:between w:val="single" w:sz="4" w:space="1" w:color="auto"/>
      </w:pBdr>
      <w:spacing w:after="40"/>
      <w:ind w:left="1440"/>
    </w:pPr>
  </w:style>
  <w:style w:type="paragraph" w:customStyle="1" w:styleId="QuestionandAnswerLine">
    <w:name w:val="Question and Answer Line"/>
    <w:basedOn w:val="Normal"/>
    <w:next w:val="AnswerLine"/>
    <w:qFormat/>
    <w:rsid w:val="00403842"/>
    <w:pPr>
      <w:numPr>
        <w:numId w:val="12"/>
      </w:numPr>
    </w:pPr>
  </w:style>
  <w:style w:type="character" w:customStyle="1" w:styleId="Heading4Char">
    <w:name w:val="Heading 4 Char"/>
    <w:basedOn w:val="DefaultParagraphFont"/>
    <w:link w:val="Heading4"/>
    <w:rsid w:val="00556342"/>
    <w:rPr>
      <w:rFonts w:ascii="Arial" w:hAnsi="Arial"/>
      <w:b/>
      <w:bCs/>
      <w:sz w:val="24"/>
      <w:szCs w:val="24"/>
      <w:lang w:eastAsia="ja-JP"/>
    </w:rPr>
  </w:style>
  <w:style w:type="paragraph" w:styleId="NormalWeb">
    <w:name w:val="Normal (Web)"/>
    <w:basedOn w:val="Normal"/>
    <w:uiPriority w:val="99"/>
    <w:unhideWhenUsed/>
    <w:locked/>
    <w:rsid w:val="008F670E"/>
    <w:pPr>
      <w:spacing w:before="100" w:beforeAutospacing="1" w:after="100" w:afterAutospacing="1" w:line="240" w:lineRule="auto"/>
      <w:ind w:left="0"/>
    </w:pPr>
    <w:rPr>
      <w:rFonts w:eastAsia="Times New Roman"/>
      <w:sz w:val="24"/>
      <w:szCs w:val="24"/>
      <w:lang w:eastAsia="en-US"/>
    </w:rPr>
  </w:style>
  <w:style w:type="paragraph" w:customStyle="1" w:styleId="Lab2Tpl">
    <w:name w:val="Lab2_Tpl"/>
    <w:basedOn w:val="Normal"/>
    <w:link w:val="Lab2TplChar"/>
    <w:rsid w:val="009D7D21"/>
    <w:pPr>
      <w:tabs>
        <w:tab w:val="num" w:pos="720"/>
      </w:tabs>
      <w:spacing w:before="20" w:after="60" w:line="240" w:lineRule="exact"/>
      <w:ind w:right="144" w:hanging="360"/>
    </w:pPr>
    <w:rPr>
      <w:rFonts w:eastAsia="Times New Roman"/>
      <w:sz w:val="19"/>
      <w:szCs w:val="20"/>
      <w:lang w:eastAsia="en-US"/>
    </w:rPr>
  </w:style>
  <w:style w:type="character" w:customStyle="1" w:styleId="Lab2TplChar">
    <w:name w:val="Lab2_Tpl Char"/>
    <w:basedOn w:val="DefaultParagraphFont"/>
    <w:link w:val="Lab2Tpl"/>
    <w:rsid w:val="009D7D21"/>
    <w:rPr>
      <w:rFonts w:eastAsia="Times New Roman"/>
      <w:sz w:val="19"/>
    </w:rPr>
  </w:style>
  <w:style w:type="table" w:customStyle="1" w:styleId="GridTable4-Accent11">
    <w:name w:val="Grid Table 4 - Accent 11"/>
    <w:basedOn w:val="TableNormal"/>
    <w:uiPriority w:val="49"/>
    <w:rsid w:val="004776B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51">
    <w:name w:val="List Table 3 - Accent 51"/>
    <w:basedOn w:val="TableNormal"/>
    <w:uiPriority w:val="48"/>
    <w:rsid w:val="004776BD"/>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label">
    <w:name w:val="label"/>
    <w:basedOn w:val="DefaultParagraphFont"/>
    <w:rsid w:val="00FA1C63"/>
  </w:style>
  <w:style w:type="table" w:customStyle="1" w:styleId="TableGrid0">
    <w:name w:val="TableGrid"/>
    <w:rsid w:val="008E6B33"/>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Heading3Char">
    <w:name w:val="Heading 3 Char"/>
    <w:basedOn w:val="DefaultParagraphFont"/>
    <w:link w:val="Heading3"/>
    <w:rsid w:val="00CE4CC6"/>
    <w:rPr>
      <w:rFonts w:ascii="Arial" w:hAnsi="Arial" w:cs="Arial"/>
      <w:b/>
      <w:bCs/>
      <w:iCs/>
      <w:kern w:val="32"/>
      <w:sz w:val="28"/>
      <w:szCs w:val="22"/>
      <w:lang w:eastAsia="ja-JP"/>
    </w:rPr>
  </w:style>
  <w:style w:type="character" w:styleId="FollowedHyperlink">
    <w:name w:val="FollowedHyperlink"/>
    <w:basedOn w:val="DefaultParagraphFont"/>
    <w:semiHidden/>
    <w:unhideWhenUsed/>
    <w:locked/>
    <w:rsid w:val="00FE514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424700">
      <w:bodyDiv w:val="1"/>
      <w:marLeft w:val="0"/>
      <w:marRight w:val="0"/>
      <w:marTop w:val="0"/>
      <w:marBottom w:val="0"/>
      <w:divBdr>
        <w:top w:val="none" w:sz="0" w:space="0" w:color="auto"/>
        <w:left w:val="none" w:sz="0" w:space="0" w:color="auto"/>
        <w:bottom w:val="none" w:sz="0" w:space="0" w:color="auto"/>
        <w:right w:val="none" w:sz="0" w:space="0" w:color="auto"/>
      </w:divBdr>
      <w:divsChild>
        <w:div w:id="1218399881">
          <w:marLeft w:val="0"/>
          <w:marRight w:val="0"/>
          <w:marTop w:val="0"/>
          <w:marBottom w:val="0"/>
          <w:divBdr>
            <w:top w:val="none" w:sz="0" w:space="0" w:color="auto"/>
            <w:left w:val="none" w:sz="0" w:space="0" w:color="auto"/>
            <w:bottom w:val="none" w:sz="0" w:space="0" w:color="auto"/>
            <w:right w:val="none" w:sz="0" w:space="0" w:color="auto"/>
          </w:divBdr>
        </w:div>
      </w:divsChild>
    </w:div>
    <w:div w:id="455217017">
      <w:bodyDiv w:val="1"/>
      <w:marLeft w:val="0"/>
      <w:marRight w:val="0"/>
      <w:marTop w:val="0"/>
      <w:marBottom w:val="0"/>
      <w:divBdr>
        <w:top w:val="none" w:sz="0" w:space="0" w:color="auto"/>
        <w:left w:val="none" w:sz="0" w:space="0" w:color="auto"/>
        <w:bottom w:val="none" w:sz="0" w:space="0" w:color="auto"/>
        <w:right w:val="none" w:sz="0" w:space="0" w:color="auto"/>
      </w:divBdr>
    </w:div>
    <w:div w:id="479621133">
      <w:bodyDiv w:val="1"/>
      <w:marLeft w:val="0"/>
      <w:marRight w:val="0"/>
      <w:marTop w:val="0"/>
      <w:marBottom w:val="0"/>
      <w:divBdr>
        <w:top w:val="none" w:sz="0" w:space="0" w:color="auto"/>
        <w:left w:val="none" w:sz="0" w:space="0" w:color="auto"/>
        <w:bottom w:val="none" w:sz="0" w:space="0" w:color="auto"/>
        <w:right w:val="none" w:sz="0" w:space="0" w:color="auto"/>
      </w:divBdr>
    </w:div>
    <w:div w:id="557320291">
      <w:bodyDiv w:val="1"/>
      <w:marLeft w:val="0"/>
      <w:marRight w:val="0"/>
      <w:marTop w:val="0"/>
      <w:marBottom w:val="0"/>
      <w:divBdr>
        <w:top w:val="none" w:sz="0" w:space="0" w:color="auto"/>
        <w:left w:val="none" w:sz="0" w:space="0" w:color="auto"/>
        <w:bottom w:val="none" w:sz="0" w:space="0" w:color="auto"/>
        <w:right w:val="none" w:sz="0" w:space="0" w:color="auto"/>
      </w:divBdr>
    </w:div>
    <w:div w:id="603928938">
      <w:bodyDiv w:val="1"/>
      <w:marLeft w:val="0"/>
      <w:marRight w:val="0"/>
      <w:marTop w:val="0"/>
      <w:marBottom w:val="0"/>
      <w:divBdr>
        <w:top w:val="none" w:sz="0" w:space="0" w:color="auto"/>
        <w:left w:val="none" w:sz="0" w:space="0" w:color="auto"/>
        <w:bottom w:val="none" w:sz="0" w:space="0" w:color="auto"/>
        <w:right w:val="none" w:sz="0" w:space="0" w:color="auto"/>
      </w:divBdr>
    </w:div>
    <w:div w:id="793717290">
      <w:bodyDiv w:val="1"/>
      <w:marLeft w:val="0"/>
      <w:marRight w:val="0"/>
      <w:marTop w:val="0"/>
      <w:marBottom w:val="0"/>
      <w:divBdr>
        <w:top w:val="none" w:sz="0" w:space="0" w:color="auto"/>
        <w:left w:val="none" w:sz="0" w:space="0" w:color="auto"/>
        <w:bottom w:val="none" w:sz="0" w:space="0" w:color="auto"/>
        <w:right w:val="none" w:sz="0" w:space="0" w:color="auto"/>
      </w:divBdr>
    </w:div>
    <w:div w:id="824011637">
      <w:bodyDiv w:val="1"/>
      <w:marLeft w:val="0"/>
      <w:marRight w:val="0"/>
      <w:marTop w:val="0"/>
      <w:marBottom w:val="0"/>
      <w:divBdr>
        <w:top w:val="none" w:sz="0" w:space="0" w:color="auto"/>
        <w:left w:val="none" w:sz="0" w:space="0" w:color="auto"/>
        <w:bottom w:val="none" w:sz="0" w:space="0" w:color="auto"/>
        <w:right w:val="none" w:sz="0" w:space="0" w:color="auto"/>
      </w:divBdr>
      <w:divsChild>
        <w:div w:id="671376520">
          <w:marLeft w:val="0"/>
          <w:marRight w:val="0"/>
          <w:marTop w:val="0"/>
          <w:marBottom w:val="0"/>
          <w:divBdr>
            <w:top w:val="none" w:sz="0" w:space="0" w:color="auto"/>
            <w:left w:val="none" w:sz="0" w:space="0" w:color="auto"/>
            <w:bottom w:val="none" w:sz="0" w:space="0" w:color="auto"/>
            <w:right w:val="none" w:sz="0" w:space="0" w:color="auto"/>
          </w:divBdr>
        </w:div>
        <w:div w:id="58795345">
          <w:marLeft w:val="0"/>
          <w:marRight w:val="0"/>
          <w:marTop w:val="0"/>
          <w:marBottom w:val="0"/>
          <w:divBdr>
            <w:top w:val="none" w:sz="0" w:space="0" w:color="auto"/>
            <w:left w:val="none" w:sz="0" w:space="0" w:color="auto"/>
            <w:bottom w:val="none" w:sz="0" w:space="0" w:color="auto"/>
            <w:right w:val="none" w:sz="0" w:space="0" w:color="auto"/>
          </w:divBdr>
          <w:divsChild>
            <w:div w:id="155604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053902">
      <w:bodyDiv w:val="1"/>
      <w:marLeft w:val="0"/>
      <w:marRight w:val="0"/>
      <w:marTop w:val="0"/>
      <w:marBottom w:val="0"/>
      <w:divBdr>
        <w:top w:val="none" w:sz="0" w:space="0" w:color="auto"/>
        <w:left w:val="none" w:sz="0" w:space="0" w:color="auto"/>
        <w:bottom w:val="none" w:sz="0" w:space="0" w:color="auto"/>
        <w:right w:val="none" w:sz="0" w:space="0" w:color="auto"/>
      </w:divBdr>
      <w:divsChild>
        <w:div w:id="722215623">
          <w:marLeft w:val="0"/>
          <w:marRight w:val="0"/>
          <w:marTop w:val="0"/>
          <w:marBottom w:val="0"/>
          <w:divBdr>
            <w:top w:val="none" w:sz="0" w:space="0" w:color="auto"/>
            <w:left w:val="none" w:sz="0" w:space="0" w:color="auto"/>
            <w:bottom w:val="none" w:sz="0" w:space="0" w:color="auto"/>
            <w:right w:val="none" w:sz="0" w:space="0" w:color="auto"/>
          </w:divBdr>
        </w:div>
      </w:divsChild>
    </w:div>
    <w:div w:id="1055277433">
      <w:bodyDiv w:val="1"/>
      <w:marLeft w:val="0"/>
      <w:marRight w:val="0"/>
      <w:marTop w:val="0"/>
      <w:marBottom w:val="0"/>
      <w:divBdr>
        <w:top w:val="none" w:sz="0" w:space="0" w:color="auto"/>
        <w:left w:val="none" w:sz="0" w:space="0" w:color="auto"/>
        <w:bottom w:val="none" w:sz="0" w:space="0" w:color="auto"/>
        <w:right w:val="none" w:sz="0" w:space="0" w:color="auto"/>
      </w:divBdr>
    </w:div>
    <w:div w:id="1199977340">
      <w:bodyDiv w:val="1"/>
      <w:marLeft w:val="0"/>
      <w:marRight w:val="0"/>
      <w:marTop w:val="0"/>
      <w:marBottom w:val="0"/>
      <w:divBdr>
        <w:top w:val="none" w:sz="0" w:space="0" w:color="auto"/>
        <w:left w:val="none" w:sz="0" w:space="0" w:color="auto"/>
        <w:bottom w:val="none" w:sz="0" w:space="0" w:color="auto"/>
        <w:right w:val="none" w:sz="0" w:space="0" w:color="auto"/>
      </w:divBdr>
      <w:divsChild>
        <w:div w:id="1369068155">
          <w:marLeft w:val="0"/>
          <w:marRight w:val="0"/>
          <w:marTop w:val="0"/>
          <w:marBottom w:val="0"/>
          <w:divBdr>
            <w:top w:val="none" w:sz="0" w:space="0" w:color="auto"/>
            <w:left w:val="none" w:sz="0" w:space="0" w:color="auto"/>
            <w:bottom w:val="none" w:sz="0" w:space="0" w:color="auto"/>
            <w:right w:val="none" w:sz="0" w:space="0" w:color="auto"/>
          </w:divBdr>
          <w:divsChild>
            <w:div w:id="1643733678">
              <w:marLeft w:val="0"/>
              <w:marRight w:val="0"/>
              <w:marTop w:val="0"/>
              <w:marBottom w:val="0"/>
              <w:divBdr>
                <w:top w:val="none" w:sz="0" w:space="0" w:color="auto"/>
                <w:left w:val="none" w:sz="0" w:space="0" w:color="auto"/>
                <w:bottom w:val="none" w:sz="0" w:space="0" w:color="auto"/>
                <w:right w:val="none" w:sz="0" w:space="0" w:color="auto"/>
              </w:divBdr>
              <w:divsChild>
                <w:div w:id="130367882">
                  <w:marLeft w:val="0"/>
                  <w:marRight w:val="0"/>
                  <w:marTop w:val="0"/>
                  <w:marBottom w:val="0"/>
                  <w:divBdr>
                    <w:top w:val="none" w:sz="0" w:space="0" w:color="auto"/>
                    <w:left w:val="none" w:sz="0" w:space="0" w:color="auto"/>
                    <w:bottom w:val="none" w:sz="0" w:space="0" w:color="auto"/>
                    <w:right w:val="none" w:sz="0" w:space="0" w:color="auto"/>
                  </w:divBdr>
                  <w:divsChild>
                    <w:div w:id="213590309">
                      <w:marLeft w:val="0"/>
                      <w:marRight w:val="0"/>
                      <w:marTop w:val="0"/>
                      <w:marBottom w:val="0"/>
                      <w:divBdr>
                        <w:top w:val="none" w:sz="0" w:space="0" w:color="auto"/>
                        <w:left w:val="none" w:sz="0" w:space="0" w:color="auto"/>
                        <w:bottom w:val="none" w:sz="0" w:space="0" w:color="auto"/>
                        <w:right w:val="none" w:sz="0" w:space="0" w:color="auto"/>
                      </w:divBdr>
                      <w:divsChild>
                        <w:div w:id="353963046">
                          <w:marLeft w:val="0"/>
                          <w:marRight w:val="0"/>
                          <w:marTop w:val="0"/>
                          <w:marBottom w:val="0"/>
                          <w:divBdr>
                            <w:top w:val="none" w:sz="0" w:space="0" w:color="auto"/>
                            <w:left w:val="none" w:sz="0" w:space="0" w:color="auto"/>
                            <w:bottom w:val="none" w:sz="0" w:space="0" w:color="auto"/>
                            <w:right w:val="none" w:sz="0" w:space="0" w:color="auto"/>
                          </w:divBdr>
                          <w:divsChild>
                            <w:div w:id="192427753">
                              <w:marLeft w:val="150"/>
                              <w:marRight w:val="150"/>
                              <w:marTop w:val="150"/>
                              <w:marBottom w:val="150"/>
                              <w:divBdr>
                                <w:top w:val="none" w:sz="0" w:space="0" w:color="auto"/>
                                <w:left w:val="none" w:sz="0" w:space="0" w:color="auto"/>
                                <w:bottom w:val="none" w:sz="0" w:space="0" w:color="auto"/>
                                <w:right w:val="none" w:sz="0" w:space="0" w:color="auto"/>
                              </w:divBdr>
                              <w:divsChild>
                                <w:div w:id="716659809">
                                  <w:marLeft w:val="0"/>
                                  <w:marRight w:val="0"/>
                                  <w:marTop w:val="0"/>
                                  <w:marBottom w:val="0"/>
                                  <w:divBdr>
                                    <w:top w:val="none" w:sz="0" w:space="0" w:color="auto"/>
                                    <w:left w:val="none" w:sz="0" w:space="0" w:color="auto"/>
                                    <w:bottom w:val="none" w:sz="0" w:space="0" w:color="auto"/>
                                    <w:right w:val="none" w:sz="0" w:space="0" w:color="auto"/>
                                  </w:divBdr>
                                  <w:divsChild>
                                    <w:div w:id="1704330021">
                                      <w:marLeft w:val="0"/>
                                      <w:marRight w:val="0"/>
                                      <w:marTop w:val="0"/>
                                      <w:marBottom w:val="0"/>
                                      <w:divBdr>
                                        <w:top w:val="none" w:sz="0" w:space="0" w:color="auto"/>
                                        <w:left w:val="none" w:sz="0" w:space="0" w:color="auto"/>
                                        <w:bottom w:val="none" w:sz="0" w:space="0" w:color="auto"/>
                                        <w:right w:val="none" w:sz="0" w:space="0" w:color="auto"/>
                                      </w:divBdr>
                                      <w:divsChild>
                                        <w:div w:id="1827160401">
                                          <w:marLeft w:val="0"/>
                                          <w:marRight w:val="0"/>
                                          <w:marTop w:val="0"/>
                                          <w:marBottom w:val="0"/>
                                          <w:divBdr>
                                            <w:top w:val="none" w:sz="0" w:space="0" w:color="auto"/>
                                            <w:left w:val="none" w:sz="0" w:space="0" w:color="auto"/>
                                            <w:bottom w:val="none" w:sz="0" w:space="0" w:color="auto"/>
                                            <w:right w:val="none" w:sz="0" w:space="0" w:color="auto"/>
                                          </w:divBdr>
                                          <w:divsChild>
                                            <w:div w:id="1322275268">
                                              <w:marLeft w:val="0"/>
                                              <w:marRight w:val="0"/>
                                              <w:marTop w:val="0"/>
                                              <w:marBottom w:val="0"/>
                                              <w:divBdr>
                                                <w:top w:val="none" w:sz="0" w:space="0" w:color="auto"/>
                                                <w:left w:val="none" w:sz="0" w:space="0" w:color="auto"/>
                                                <w:bottom w:val="none" w:sz="0" w:space="0" w:color="auto"/>
                                                <w:right w:val="none" w:sz="0" w:space="0" w:color="auto"/>
                                              </w:divBdr>
                                              <w:divsChild>
                                                <w:div w:id="28615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89051421">
      <w:bodyDiv w:val="1"/>
      <w:marLeft w:val="0"/>
      <w:marRight w:val="0"/>
      <w:marTop w:val="0"/>
      <w:marBottom w:val="0"/>
      <w:divBdr>
        <w:top w:val="none" w:sz="0" w:space="0" w:color="auto"/>
        <w:left w:val="none" w:sz="0" w:space="0" w:color="auto"/>
        <w:bottom w:val="none" w:sz="0" w:space="0" w:color="auto"/>
        <w:right w:val="none" w:sz="0" w:space="0" w:color="auto"/>
      </w:divBdr>
    </w:div>
    <w:div w:id="1350181339">
      <w:bodyDiv w:val="1"/>
      <w:marLeft w:val="0"/>
      <w:marRight w:val="0"/>
      <w:marTop w:val="0"/>
      <w:marBottom w:val="0"/>
      <w:divBdr>
        <w:top w:val="none" w:sz="0" w:space="0" w:color="auto"/>
        <w:left w:val="none" w:sz="0" w:space="0" w:color="auto"/>
        <w:bottom w:val="none" w:sz="0" w:space="0" w:color="auto"/>
        <w:right w:val="none" w:sz="0" w:space="0" w:color="auto"/>
      </w:divBdr>
      <w:divsChild>
        <w:div w:id="1379741052">
          <w:marLeft w:val="274"/>
          <w:marRight w:val="0"/>
          <w:marTop w:val="0"/>
          <w:marBottom w:val="0"/>
          <w:divBdr>
            <w:top w:val="none" w:sz="0" w:space="0" w:color="auto"/>
            <w:left w:val="none" w:sz="0" w:space="0" w:color="auto"/>
            <w:bottom w:val="none" w:sz="0" w:space="0" w:color="auto"/>
            <w:right w:val="none" w:sz="0" w:space="0" w:color="auto"/>
          </w:divBdr>
        </w:div>
        <w:div w:id="247888147">
          <w:marLeft w:val="274"/>
          <w:marRight w:val="0"/>
          <w:marTop w:val="0"/>
          <w:marBottom w:val="0"/>
          <w:divBdr>
            <w:top w:val="none" w:sz="0" w:space="0" w:color="auto"/>
            <w:left w:val="none" w:sz="0" w:space="0" w:color="auto"/>
            <w:bottom w:val="none" w:sz="0" w:space="0" w:color="auto"/>
            <w:right w:val="none" w:sz="0" w:space="0" w:color="auto"/>
          </w:divBdr>
        </w:div>
        <w:div w:id="1059085968">
          <w:marLeft w:val="274"/>
          <w:marRight w:val="0"/>
          <w:marTop w:val="0"/>
          <w:marBottom w:val="0"/>
          <w:divBdr>
            <w:top w:val="none" w:sz="0" w:space="0" w:color="auto"/>
            <w:left w:val="none" w:sz="0" w:space="0" w:color="auto"/>
            <w:bottom w:val="none" w:sz="0" w:space="0" w:color="auto"/>
            <w:right w:val="none" w:sz="0" w:space="0" w:color="auto"/>
          </w:divBdr>
        </w:div>
        <w:div w:id="1577395873">
          <w:marLeft w:val="274"/>
          <w:marRight w:val="0"/>
          <w:marTop w:val="0"/>
          <w:marBottom w:val="0"/>
          <w:divBdr>
            <w:top w:val="none" w:sz="0" w:space="0" w:color="auto"/>
            <w:left w:val="none" w:sz="0" w:space="0" w:color="auto"/>
            <w:bottom w:val="none" w:sz="0" w:space="0" w:color="auto"/>
            <w:right w:val="none" w:sz="0" w:space="0" w:color="auto"/>
          </w:divBdr>
        </w:div>
        <w:div w:id="1175994071">
          <w:marLeft w:val="274"/>
          <w:marRight w:val="0"/>
          <w:marTop w:val="0"/>
          <w:marBottom w:val="0"/>
          <w:divBdr>
            <w:top w:val="none" w:sz="0" w:space="0" w:color="auto"/>
            <w:left w:val="none" w:sz="0" w:space="0" w:color="auto"/>
            <w:bottom w:val="none" w:sz="0" w:space="0" w:color="auto"/>
            <w:right w:val="none" w:sz="0" w:space="0" w:color="auto"/>
          </w:divBdr>
        </w:div>
        <w:div w:id="605890561">
          <w:marLeft w:val="274"/>
          <w:marRight w:val="0"/>
          <w:marTop w:val="0"/>
          <w:marBottom w:val="0"/>
          <w:divBdr>
            <w:top w:val="none" w:sz="0" w:space="0" w:color="auto"/>
            <w:left w:val="none" w:sz="0" w:space="0" w:color="auto"/>
            <w:bottom w:val="none" w:sz="0" w:space="0" w:color="auto"/>
            <w:right w:val="none" w:sz="0" w:space="0" w:color="auto"/>
          </w:divBdr>
        </w:div>
        <w:div w:id="2098401168">
          <w:marLeft w:val="274"/>
          <w:marRight w:val="0"/>
          <w:marTop w:val="0"/>
          <w:marBottom w:val="0"/>
          <w:divBdr>
            <w:top w:val="none" w:sz="0" w:space="0" w:color="auto"/>
            <w:left w:val="none" w:sz="0" w:space="0" w:color="auto"/>
            <w:bottom w:val="none" w:sz="0" w:space="0" w:color="auto"/>
            <w:right w:val="none" w:sz="0" w:space="0" w:color="auto"/>
          </w:divBdr>
        </w:div>
        <w:div w:id="834611037">
          <w:marLeft w:val="274"/>
          <w:marRight w:val="0"/>
          <w:marTop w:val="0"/>
          <w:marBottom w:val="0"/>
          <w:divBdr>
            <w:top w:val="none" w:sz="0" w:space="0" w:color="auto"/>
            <w:left w:val="none" w:sz="0" w:space="0" w:color="auto"/>
            <w:bottom w:val="none" w:sz="0" w:space="0" w:color="auto"/>
            <w:right w:val="none" w:sz="0" w:space="0" w:color="auto"/>
          </w:divBdr>
        </w:div>
        <w:div w:id="106430970">
          <w:marLeft w:val="274"/>
          <w:marRight w:val="0"/>
          <w:marTop w:val="0"/>
          <w:marBottom w:val="0"/>
          <w:divBdr>
            <w:top w:val="none" w:sz="0" w:space="0" w:color="auto"/>
            <w:left w:val="none" w:sz="0" w:space="0" w:color="auto"/>
            <w:bottom w:val="none" w:sz="0" w:space="0" w:color="auto"/>
            <w:right w:val="none" w:sz="0" w:space="0" w:color="auto"/>
          </w:divBdr>
        </w:div>
        <w:div w:id="204567846">
          <w:marLeft w:val="274"/>
          <w:marRight w:val="0"/>
          <w:marTop w:val="0"/>
          <w:marBottom w:val="0"/>
          <w:divBdr>
            <w:top w:val="none" w:sz="0" w:space="0" w:color="auto"/>
            <w:left w:val="none" w:sz="0" w:space="0" w:color="auto"/>
            <w:bottom w:val="none" w:sz="0" w:space="0" w:color="auto"/>
            <w:right w:val="none" w:sz="0" w:space="0" w:color="auto"/>
          </w:divBdr>
        </w:div>
      </w:divsChild>
    </w:div>
    <w:div w:id="1727987820">
      <w:bodyDiv w:val="1"/>
      <w:marLeft w:val="0"/>
      <w:marRight w:val="0"/>
      <w:marTop w:val="0"/>
      <w:marBottom w:val="0"/>
      <w:divBdr>
        <w:top w:val="none" w:sz="0" w:space="0" w:color="auto"/>
        <w:left w:val="none" w:sz="0" w:space="0" w:color="auto"/>
        <w:bottom w:val="none" w:sz="0" w:space="0" w:color="auto"/>
        <w:right w:val="none" w:sz="0" w:space="0" w:color="auto"/>
      </w:divBdr>
    </w:div>
    <w:div w:id="1841701711">
      <w:bodyDiv w:val="1"/>
      <w:marLeft w:val="0"/>
      <w:marRight w:val="0"/>
      <w:marTop w:val="0"/>
      <w:marBottom w:val="0"/>
      <w:divBdr>
        <w:top w:val="none" w:sz="0" w:space="0" w:color="auto"/>
        <w:left w:val="none" w:sz="0" w:space="0" w:color="auto"/>
        <w:bottom w:val="none" w:sz="0" w:space="0" w:color="auto"/>
        <w:right w:val="none" w:sz="0" w:space="0" w:color="auto"/>
      </w:divBdr>
    </w:div>
    <w:div w:id="1985546236">
      <w:bodyDiv w:val="1"/>
      <w:marLeft w:val="0"/>
      <w:marRight w:val="0"/>
      <w:marTop w:val="0"/>
      <w:marBottom w:val="0"/>
      <w:divBdr>
        <w:top w:val="none" w:sz="0" w:space="0" w:color="auto"/>
        <w:left w:val="none" w:sz="0" w:space="0" w:color="auto"/>
        <w:bottom w:val="none" w:sz="0" w:space="0" w:color="auto"/>
        <w:right w:val="none" w:sz="0" w:space="0" w:color="auto"/>
      </w:divBdr>
    </w:div>
    <w:div w:id="1987584644">
      <w:bodyDiv w:val="1"/>
      <w:marLeft w:val="0"/>
      <w:marRight w:val="0"/>
      <w:marTop w:val="0"/>
      <w:marBottom w:val="0"/>
      <w:divBdr>
        <w:top w:val="none" w:sz="0" w:space="0" w:color="auto"/>
        <w:left w:val="none" w:sz="0" w:space="0" w:color="auto"/>
        <w:bottom w:val="none" w:sz="0" w:space="0" w:color="auto"/>
        <w:right w:val="none" w:sz="0" w:space="0" w:color="auto"/>
      </w:divBdr>
    </w:div>
    <w:div w:id="2024428145">
      <w:bodyDiv w:val="1"/>
      <w:marLeft w:val="0"/>
      <w:marRight w:val="0"/>
      <w:marTop w:val="0"/>
      <w:marBottom w:val="0"/>
      <w:divBdr>
        <w:top w:val="none" w:sz="0" w:space="0" w:color="auto"/>
        <w:left w:val="none" w:sz="0" w:space="0" w:color="auto"/>
        <w:bottom w:val="none" w:sz="0" w:space="0" w:color="auto"/>
        <w:right w:val="none" w:sz="0" w:space="0" w:color="auto"/>
      </w:divBdr>
    </w:div>
    <w:div w:id="2116553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www.microsoft.com/en-us/legal/intellectualproperty/Permissions/default.aspx" TargetMode="Externa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eader" Target="header6.xml"/><Relationship Id="rId7"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2.jpeg"/><Relationship Id="rId29" Type="http://schemas.openxmlformats.org/officeDocument/2006/relationships/image" Target="media/image11.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eader" Target="header4.xml"/><Relationship Id="rId45" Type="http://schemas.microsoft.com/office/2011/relationships/people" Target="peop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notes" Target="footnotes.xml"/><Relationship Id="rId19" Type="http://schemas.openxmlformats.org/officeDocument/2006/relationships/footer" Target="footer3.xml"/><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D:\PFE%20Artur%20Vieira\IP\BI%20Academy\Lab%20Template-Lab%20Titl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_dlc_DocId xmlns="230e9df3-be65-4c73-a93b-d1236ebd677e">CPS089-2103211598-1454</_dlc_DocId>
    <_dlc_DocIdUrl xmlns="230e9df3-be65-4c73-a93b-d1236ebd677e">
      <Url>https://microsoft.sharepoint.com/teams/CampusProjectSites089/hahzsakosd/ipdev/_layouts/15/DocIdRedir.aspx?ID=CPS089-2103211598-1454</Url>
      <Description>CPS089-2103211598-1454</Description>
    </_dlc_DocIdUrl>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B955019D4B70474EB61829C05E053846" ma:contentTypeVersion="4" ma:contentTypeDescription="Create a new document." ma:contentTypeScope="" ma:versionID="520ed70e4cb784d36fc7077b5bf9a7a2">
  <xsd:schema xmlns:xsd="http://www.w3.org/2001/XMLSchema" xmlns:xs="http://www.w3.org/2001/XMLSchema" xmlns:p="http://schemas.microsoft.com/office/2006/metadata/properties" xmlns:ns2="230e9df3-be65-4c73-a93b-d1236ebd677e" xmlns:ns3="7ed30aa2-a9a3-48dd-93de-4f2bc034e61b" targetNamespace="http://schemas.microsoft.com/office/2006/metadata/properties" ma:root="true" ma:fieldsID="bea8e850ddf0eb83c6495982f25e2949" ns2:_="" ns3:_="">
    <xsd:import namespace="230e9df3-be65-4c73-a93b-d1236ebd677e"/>
    <xsd:import namespace="7ed30aa2-a9a3-48dd-93de-4f2bc034e61b"/>
    <xsd:element name="properties">
      <xsd:complexType>
        <xsd:sequence>
          <xsd:element name="documentManagement">
            <xsd:complexType>
              <xsd:all>
                <xsd:element ref="ns2:_dlc_DocId" minOccurs="0"/>
                <xsd:element ref="ns2:_dlc_DocIdUrl" minOccurs="0"/>
                <xsd:element ref="ns2:_dlc_DocIdPersistId"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7ed30aa2-a9a3-48dd-93de-4f2bc034e61b" elementFormDefault="qualified">
    <xsd:import namespace="http://schemas.microsoft.com/office/2006/documentManagement/types"/>
    <xsd:import namespace="http://schemas.microsoft.com/office/infopath/2007/PartnerControls"/>
    <xsd:element name="SharedWithUsers" ma:index="11"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description="" ma:internalName="SharedWithDetails" ma:readOnly="true">
      <xsd:simpleType>
        <xsd:restriction base="dms:Note">
          <xsd:maxLength value="255"/>
        </xsd:restriction>
      </xsd:simpleType>
    </xsd:element>
    <xsd:element name="LastSharedByUser" ma:index="13" nillable="true" ma:displayName="Last Shared By User" ma:description="" ma:internalName="LastSharedByUser" ma:readOnly="true">
      <xsd:simpleType>
        <xsd:restriction base="dms:Note">
          <xsd:maxLength value="255"/>
        </xsd:restriction>
      </xsd:simpleType>
    </xsd:element>
    <xsd:element name="LastSharedByTime" ma:index="14"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2F2657-4ACA-49E5-A6B2-E318DB23F996}">
  <ds:schemaRefs>
    <ds:schemaRef ds:uri="http://schemas.microsoft.com/sharepoint/v3/contenttype/forms"/>
  </ds:schemaRefs>
</ds:datastoreItem>
</file>

<file path=customXml/itemProps2.xml><?xml version="1.0" encoding="utf-8"?>
<ds:datastoreItem xmlns:ds="http://schemas.openxmlformats.org/officeDocument/2006/customXml" ds:itemID="{0D099B5C-58A2-4E73-85A4-6DBCDA26239C}">
  <ds:schemaRefs>
    <ds:schemaRef ds:uri="http://schemas.microsoft.com/office/2006/metadata/properties"/>
    <ds:schemaRef ds:uri="230e9df3-be65-4c73-a93b-d1236ebd677e"/>
  </ds:schemaRefs>
</ds:datastoreItem>
</file>

<file path=customXml/itemProps3.xml><?xml version="1.0" encoding="utf-8"?>
<ds:datastoreItem xmlns:ds="http://schemas.openxmlformats.org/officeDocument/2006/customXml" ds:itemID="{EBD06B14-2599-40AA-A6BB-C357F2D58B27}">
  <ds:schemaRefs>
    <ds:schemaRef ds:uri="http://schemas.microsoft.com/sharepoint/events"/>
  </ds:schemaRefs>
</ds:datastoreItem>
</file>

<file path=customXml/itemProps4.xml><?xml version="1.0" encoding="utf-8"?>
<ds:datastoreItem xmlns:ds="http://schemas.openxmlformats.org/officeDocument/2006/customXml" ds:itemID="{1D34ACDB-CD80-4038-B05F-281DFE0BBB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7ed30aa2-a9a3-48dd-93de-4f2bc034e6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670425A-3799-4731-B5C8-D7F484478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 Template-Lab Title.dotx</Template>
  <TotalTime>34</TotalTime>
  <Pages>17</Pages>
  <Words>1989</Words>
  <Characters>11338</Characters>
  <Application>Microsoft Office Word</Application>
  <DocSecurity>0</DocSecurity>
  <Lines>94</Lines>
  <Paragraphs>26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BI Academy PT - SSAS - Configuration and Administration</vt:lpstr>
      <vt:lpstr>BI Academy PT - SSAS - Configuration and Administration</vt:lpstr>
    </vt:vector>
  </TitlesOfParts>
  <Company>Microsoft Corporation</Company>
  <LinksUpToDate>false</LinksUpToDate>
  <CharactersWithSpaces>13301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 Academy PT - SSAS - Configuration and Administration</dc:title>
  <dc:creator>Fernando.Marcal@microsoft.com</dc:creator>
  <cp:lastModifiedBy>Thiago Zavaschi</cp:lastModifiedBy>
  <cp:revision>12</cp:revision>
  <cp:lastPrinted>2005-11-23T18:09:00Z</cp:lastPrinted>
  <dcterms:created xsi:type="dcterms:W3CDTF">2016-10-25T13:01:00Z</dcterms:created>
  <dcterms:modified xsi:type="dcterms:W3CDTF">2017-01-25T11:54:00Z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0x010100B955019D4B70474EB61829C05E053846</vt:lpwstr>
  </property>
  <property fmtid="{D5CDD505-2E9C-101B-9397-08002B2CF9AE}" pid="3" name="TaxKeyword">
    <vt:lpwstr/>
  </property>
  <property fmtid="{D5CDD505-2E9C-101B-9397-08002B2CF9AE}" pid="4" name="IsMyDocuments">
    <vt:bool>true</vt:bool>
  </property>
  <property fmtid="{D5CDD505-2E9C-101B-9397-08002B2CF9AE}" pid="5" name="DocVizPreviewMetadata_Count">
    <vt:i4>1</vt:i4>
  </property>
  <property fmtid="{D5CDD505-2E9C-101B-9397-08002B2CF9AE}" pid="6" name="DocVizPreviewMetadata_0">
    <vt:lpwstr>300x225x1</vt:lpwstr>
  </property>
  <property fmtid="{D5CDD505-2E9C-101B-9397-08002B2CF9AE}" pid="7" name="_dlc_DocIdItemGuid">
    <vt:lpwstr>e4efc983-40fa-40ee-8e77-a99b56ed9190</vt:lpwstr>
  </property>
</Properties>
</file>